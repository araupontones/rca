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CCCA45" w14:textId="77777777" w:rsidR="00936C5E" w:rsidRDefault="000E7F6D">
      <w:pPr>
        <w:pStyle w:val="Title"/>
      </w:pPr>
      <w:r>
        <w:t>RCA preliminary analysis of online survey and internal IAEA’s data collection</w:t>
      </w:r>
    </w:p>
    <w:p w14:paraId="5B789AE2" w14:textId="77777777" w:rsidR="00936C5E" w:rsidRDefault="000E7F6D">
      <w:pPr>
        <w:pStyle w:val="Author"/>
      </w:pPr>
      <w:r>
        <w:t>Andrés Arau</w:t>
      </w:r>
    </w:p>
    <w:p w14:paraId="3CDAC225" w14:textId="77777777" w:rsidR="00936C5E" w:rsidRDefault="000E7F6D">
      <w:pPr>
        <w:pStyle w:val="Date"/>
      </w:pPr>
      <w:r>
        <w:t>6/15/2020</w:t>
      </w:r>
    </w:p>
    <w:sdt>
      <w:sdtPr>
        <w:rPr>
          <w:rFonts w:asciiTheme="minorHAnsi" w:eastAsiaTheme="minorHAnsi" w:hAnsiTheme="minorHAnsi" w:cstheme="minorBidi"/>
          <w:color w:val="auto"/>
          <w:sz w:val="24"/>
          <w:szCs w:val="24"/>
        </w:rPr>
        <w:id w:val="1492066334"/>
        <w:docPartObj>
          <w:docPartGallery w:val="Table of Contents"/>
          <w:docPartUnique/>
        </w:docPartObj>
      </w:sdtPr>
      <w:sdtEndPr/>
      <w:sdtContent>
        <w:p w14:paraId="2F56CA74" w14:textId="77777777" w:rsidR="00936C5E" w:rsidRDefault="000E7F6D">
          <w:pPr>
            <w:pStyle w:val="TOCHeading"/>
          </w:pPr>
          <w:r>
            <w:t>Table of Contents</w:t>
          </w:r>
        </w:p>
        <w:p w14:paraId="2FA182C8" w14:textId="77777777" w:rsidR="00694018" w:rsidRDefault="000E7F6D">
          <w:pPr>
            <w:pStyle w:val="TOC1"/>
            <w:tabs>
              <w:tab w:val="right" w:leader="dot" w:pos="9350"/>
            </w:tabs>
            <w:rPr>
              <w:noProof/>
            </w:rPr>
          </w:pPr>
          <w:r>
            <w:fldChar w:fldCharType="begin"/>
          </w:r>
          <w:r>
            <w:instrText>TOC \o "1-3" \h \z \u</w:instrText>
          </w:r>
          <w:r>
            <w:fldChar w:fldCharType="separate"/>
          </w:r>
          <w:hyperlink w:anchor="_Toc43907817" w:history="1">
            <w:r w:rsidR="00694018" w:rsidRPr="005A3136">
              <w:rPr>
                <w:rStyle w:val="Hyperlink"/>
                <w:noProof/>
              </w:rPr>
              <w:t>Introduction</w:t>
            </w:r>
            <w:r w:rsidR="00694018">
              <w:rPr>
                <w:noProof/>
                <w:webHidden/>
              </w:rPr>
              <w:tab/>
            </w:r>
            <w:r w:rsidR="00694018">
              <w:rPr>
                <w:noProof/>
                <w:webHidden/>
              </w:rPr>
              <w:fldChar w:fldCharType="begin"/>
            </w:r>
            <w:r w:rsidR="00694018">
              <w:rPr>
                <w:noProof/>
                <w:webHidden/>
              </w:rPr>
              <w:instrText xml:space="preserve"> PAGEREF _Toc43907817 \h </w:instrText>
            </w:r>
            <w:r w:rsidR="00694018">
              <w:rPr>
                <w:noProof/>
                <w:webHidden/>
              </w:rPr>
            </w:r>
            <w:r w:rsidR="00694018">
              <w:rPr>
                <w:noProof/>
                <w:webHidden/>
              </w:rPr>
              <w:fldChar w:fldCharType="separate"/>
            </w:r>
            <w:r w:rsidR="00694018">
              <w:rPr>
                <w:noProof/>
                <w:webHidden/>
              </w:rPr>
              <w:t>2</w:t>
            </w:r>
            <w:r w:rsidR="00694018">
              <w:rPr>
                <w:noProof/>
                <w:webHidden/>
              </w:rPr>
              <w:fldChar w:fldCharType="end"/>
            </w:r>
          </w:hyperlink>
        </w:p>
        <w:p w14:paraId="622306CD" w14:textId="77777777" w:rsidR="00694018" w:rsidRDefault="003A7338">
          <w:pPr>
            <w:pStyle w:val="TOC1"/>
            <w:tabs>
              <w:tab w:val="right" w:leader="dot" w:pos="9350"/>
            </w:tabs>
            <w:rPr>
              <w:noProof/>
            </w:rPr>
          </w:pPr>
          <w:hyperlink w:anchor="_Toc43907818" w:history="1">
            <w:r w:rsidR="00694018" w:rsidRPr="005A3136">
              <w:rPr>
                <w:rStyle w:val="Hyperlink"/>
                <w:noProof/>
              </w:rPr>
              <w:t>Criterion 1: Increased food production</w:t>
            </w:r>
            <w:r w:rsidR="00694018">
              <w:rPr>
                <w:noProof/>
                <w:webHidden/>
              </w:rPr>
              <w:tab/>
            </w:r>
            <w:r w:rsidR="00694018">
              <w:rPr>
                <w:noProof/>
                <w:webHidden/>
              </w:rPr>
              <w:fldChar w:fldCharType="begin"/>
            </w:r>
            <w:r w:rsidR="00694018">
              <w:rPr>
                <w:noProof/>
                <w:webHidden/>
              </w:rPr>
              <w:instrText xml:space="preserve"> PAGEREF _Toc43907818 \h </w:instrText>
            </w:r>
            <w:r w:rsidR="00694018">
              <w:rPr>
                <w:noProof/>
                <w:webHidden/>
              </w:rPr>
            </w:r>
            <w:r w:rsidR="00694018">
              <w:rPr>
                <w:noProof/>
                <w:webHidden/>
              </w:rPr>
              <w:fldChar w:fldCharType="separate"/>
            </w:r>
            <w:r w:rsidR="00694018">
              <w:rPr>
                <w:noProof/>
                <w:webHidden/>
              </w:rPr>
              <w:t>2</w:t>
            </w:r>
            <w:r w:rsidR="00694018">
              <w:rPr>
                <w:noProof/>
                <w:webHidden/>
              </w:rPr>
              <w:fldChar w:fldCharType="end"/>
            </w:r>
          </w:hyperlink>
        </w:p>
        <w:p w14:paraId="74C8BFA2" w14:textId="77777777" w:rsidR="00694018" w:rsidRDefault="003A7338">
          <w:pPr>
            <w:pStyle w:val="TOC3"/>
            <w:tabs>
              <w:tab w:val="right" w:leader="dot" w:pos="9350"/>
            </w:tabs>
            <w:rPr>
              <w:noProof/>
            </w:rPr>
          </w:pPr>
          <w:hyperlink w:anchor="_Toc43907819" w:history="1">
            <w:r w:rsidR="00694018" w:rsidRPr="005A3136">
              <w:rPr>
                <w:rStyle w:val="Hyperlink"/>
                <w:noProof/>
              </w:rPr>
              <w:t>Evidence needed for Criterion 1</w:t>
            </w:r>
            <w:r w:rsidR="00694018">
              <w:rPr>
                <w:noProof/>
                <w:webHidden/>
              </w:rPr>
              <w:tab/>
            </w:r>
            <w:r w:rsidR="00694018">
              <w:rPr>
                <w:noProof/>
                <w:webHidden/>
              </w:rPr>
              <w:fldChar w:fldCharType="begin"/>
            </w:r>
            <w:r w:rsidR="00694018">
              <w:rPr>
                <w:noProof/>
                <w:webHidden/>
              </w:rPr>
              <w:instrText xml:space="preserve"> PAGEREF _Toc43907819 \h </w:instrText>
            </w:r>
            <w:r w:rsidR="00694018">
              <w:rPr>
                <w:noProof/>
                <w:webHidden/>
              </w:rPr>
            </w:r>
            <w:r w:rsidR="00694018">
              <w:rPr>
                <w:noProof/>
                <w:webHidden/>
              </w:rPr>
              <w:fldChar w:fldCharType="separate"/>
            </w:r>
            <w:r w:rsidR="00694018">
              <w:rPr>
                <w:noProof/>
                <w:webHidden/>
              </w:rPr>
              <w:t>3</w:t>
            </w:r>
            <w:r w:rsidR="00694018">
              <w:rPr>
                <w:noProof/>
                <w:webHidden/>
              </w:rPr>
              <w:fldChar w:fldCharType="end"/>
            </w:r>
          </w:hyperlink>
        </w:p>
        <w:p w14:paraId="546CAFE6" w14:textId="77777777" w:rsidR="00694018" w:rsidRDefault="003A7338">
          <w:pPr>
            <w:pStyle w:val="TOC3"/>
            <w:tabs>
              <w:tab w:val="right" w:leader="dot" w:pos="9350"/>
            </w:tabs>
            <w:rPr>
              <w:noProof/>
            </w:rPr>
          </w:pPr>
          <w:hyperlink w:anchor="_Toc43907820" w:history="1">
            <w:r w:rsidR="00694018" w:rsidRPr="005A3136">
              <w:rPr>
                <w:rStyle w:val="Hyperlink"/>
                <w:noProof/>
              </w:rPr>
              <w:t>Mutant lines and mutant varieties developed under RCA since 2000</w:t>
            </w:r>
            <w:r w:rsidR="00694018">
              <w:rPr>
                <w:noProof/>
                <w:webHidden/>
              </w:rPr>
              <w:tab/>
            </w:r>
            <w:r w:rsidR="00694018">
              <w:rPr>
                <w:noProof/>
                <w:webHidden/>
              </w:rPr>
              <w:fldChar w:fldCharType="begin"/>
            </w:r>
            <w:r w:rsidR="00694018">
              <w:rPr>
                <w:noProof/>
                <w:webHidden/>
              </w:rPr>
              <w:instrText xml:space="preserve"> PAGEREF _Toc43907820 \h </w:instrText>
            </w:r>
            <w:r w:rsidR="00694018">
              <w:rPr>
                <w:noProof/>
                <w:webHidden/>
              </w:rPr>
            </w:r>
            <w:r w:rsidR="00694018">
              <w:rPr>
                <w:noProof/>
                <w:webHidden/>
              </w:rPr>
              <w:fldChar w:fldCharType="separate"/>
            </w:r>
            <w:r w:rsidR="00694018">
              <w:rPr>
                <w:noProof/>
                <w:webHidden/>
              </w:rPr>
              <w:t>3</w:t>
            </w:r>
            <w:r w:rsidR="00694018">
              <w:rPr>
                <w:noProof/>
                <w:webHidden/>
              </w:rPr>
              <w:fldChar w:fldCharType="end"/>
            </w:r>
          </w:hyperlink>
        </w:p>
        <w:p w14:paraId="68A4E2BE" w14:textId="77777777" w:rsidR="00694018" w:rsidRDefault="003A7338">
          <w:pPr>
            <w:pStyle w:val="TOC3"/>
            <w:tabs>
              <w:tab w:val="right" w:leader="dot" w:pos="9350"/>
            </w:tabs>
            <w:rPr>
              <w:noProof/>
            </w:rPr>
          </w:pPr>
          <w:hyperlink w:anchor="_Toc43907821" w:history="1">
            <w:r w:rsidR="00694018" w:rsidRPr="005A3136">
              <w:rPr>
                <w:rStyle w:val="Hyperlink"/>
                <w:noProof/>
              </w:rPr>
              <w:t>Productivity</w:t>
            </w:r>
            <w:r w:rsidR="00694018">
              <w:rPr>
                <w:noProof/>
                <w:webHidden/>
              </w:rPr>
              <w:tab/>
            </w:r>
            <w:r w:rsidR="00694018">
              <w:rPr>
                <w:noProof/>
                <w:webHidden/>
              </w:rPr>
              <w:fldChar w:fldCharType="begin"/>
            </w:r>
            <w:r w:rsidR="00694018">
              <w:rPr>
                <w:noProof/>
                <w:webHidden/>
              </w:rPr>
              <w:instrText xml:space="preserve"> PAGEREF _Toc43907821 \h </w:instrText>
            </w:r>
            <w:r w:rsidR="00694018">
              <w:rPr>
                <w:noProof/>
                <w:webHidden/>
              </w:rPr>
            </w:r>
            <w:r w:rsidR="00694018">
              <w:rPr>
                <w:noProof/>
                <w:webHidden/>
              </w:rPr>
              <w:fldChar w:fldCharType="separate"/>
            </w:r>
            <w:r w:rsidR="00694018">
              <w:rPr>
                <w:noProof/>
                <w:webHidden/>
              </w:rPr>
              <w:t>6</w:t>
            </w:r>
            <w:r w:rsidR="00694018">
              <w:rPr>
                <w:noProof/>
                <w:webHidden/>
              </w:rPr>
              <w:fldChar w:fldCharType="end"/>
            </w:r>
          </w:hyperlink>
        </w:p>
        <w:p w14:paraId="189B8B36" w14:textId="77777777" w:rsidR="00694018" w:rsidRDefault="003A7338">
          <w:pPr>
            <w:pStyle w:val="TOC3"/>
            <w:tabs>
              <w:tab w:val="right" w:leader="dot" w:pos="9350"/>
            </w:tabs>
            <w:rPr>
              <w:noProof/>
            </w:rPr>
          </w:pPr>
          <w:hyperlink w:anchor="_Toc43907822" w:history="1">
            <w:r w:rsidR="00694018" w:rsidRPr="005A3136">
              <w:rPr>
                <w:rStyle w:val="Hyperlink"/>
                <w:noProof/>
              </w:rPr>
              <w:t>Cummulative growing area</w:t>
            </w:r>
            <w:r w:rsidR="00694018">
              <w:rPr>
                <w:noProof/>
                <w:webHidden/>
              </w:rPr>
              <w:tab/>
            </w:r>
            <w:r w:rsidR="00694018">
              <w:rPr>
                <w:noProof/>
                <w:webHidden/>
              </w:rPr>
              <w:fldChar w:fldCharType="begin"/>
            </w:r>
            <w:r w:rsidR="00694018">
              <w:rPr>
                <w:noProof/>
                <w:webHidden/>
              </w:rPr>
              <w:instrText xml:space="preserve"> PAGEREF _Toc43907822 \h </w:instrText>
            </w:r>
            <w:r w:rsidR="00694018">
              <w:rPr>
                <w:noProof/>
                <w:webHidden/>
              </w:rPr>
            </w:r>
            <w:r w:rsidR="00694018">
              <w:rPr>
                <w:noProof/>
                <w:webHidden/>
              </w:rPr>
              <w:fldChar w:fldCharType="separate"/>
            </w:r>
            <w:r w:rsidR="00694018">
              <w:rPr>
                <w:noProof/>
                <w:webHidden/>
              </w:rPr>
              <w:t>7</w:t>
            </w:r>
            <w:r w:rsidR="00694018">
              <w:rPr>
                <w:noProof/>
                <w:webHidden/>
              </w:rPr>
              <w:fldChar w:fldCharType="end"/>
            </w:r>
          </w:hyperlink>
        </w:p>
        <w:p w14:paraId="22385795" w14:textId="77777777" w:rsidR="00694018" w:rsidRDefault="003A7338">
          <w:pPr>
            <w:pStyle w:val="TOC3"/>
            <w:tabs>
              <w:tab w:val="right" w:leader="dot" w:pos="9350"/>
            </w:tabs>
            <w:rPr>
              <w:noProof/>
            </w:rPr>
          </w:pPr>
          <w:hyperlink w:anchor="_Toc43907823" w:history="1">
            <w:r w:rsidR="00694018" w:rsidRPr="005A3136">
              <w:rPr>
                <w:rStyle w:val="Hyperlink"/>
                <w:noProof/>
              </w:rPr>
              <w:t>Quality traits</w:t>
            </w:r>
            <w:r w:rsidR="00694018">
              <w:rPr>
                <w:noProof/>
                <w:webHidden/>
              </w:rPr>
              <w:tab/>
            </w:r>
            <w:r w:rsidR="00694018">
              <w:rPr>
                <w:noProof/>
                <w:webHidden/>
              </w:rPr>
              <w:fldChar w:fldCharType="begin"/>
            </w:r>
            <w:r w:rsidR="00694018">
              <w:rPr>
                <w:noProof/>
                <w:webHidden/>
              </w:rPr>
              <w:instrText xml:space="preserve"> PAGEREF _Toc43907823 \h </w:instrText>
            </w:r>
            <w:r w:rsidR="00694018">
              <w:rPr>
                <w:noProof/>
                <w:webHidden/>
              </w:rPr>
            </w:r>
            <w:r w:rsidR="00694018">
              <w:rPr>
                <w:noProof/>
                <w:webHidden/>
              </w:rPr>
              <w:fldChar w:fldCharType="separate"/>
            </w:r>
            <w:r w:rsidR="00694018">
              <w:rPr>
                <w:noProof/>
                <w:webHidden/>
              </w:rPr>
              <w:t>9</w:t>
            </w:r>
            <w:r w:rsidR="00694018">
              <w:rPr>
                <w:noProof/>
                <w:webHidden/>
              </w:rPr>
              <w:fldChar w:fldCharType="end"/>
            </w:r>
          </w:hyperlink>
        </w:p>
        <w:p w14:paraId="6684B51C" w14:textId="77777777" w:rsidR="00694018" w:rsidRDefault="003A7338">
          <w:pPr>
            <w:pStyle w:val="TOC1"/>
            <w:tabs>
              <w:tab w:val="right" w:leader="dot" w:pos="9350"/>
            </w:tabs>
            <w:rPr>
              <w:noProof/>
            </w:rPr>
          </w:pPr>
          <w:hyperlink w:anchor="_Toc43907824" w:history="1">
            <w:r w:rsidR="00694018" w:rsidRPr="005A3136">
              <w:rPr>
                <w:rStyle w:val="Hyperlink"/>
                <w:noProof/>
              </w:rPr>
              <w:t>Criterion 2: Enhanced environmental protection</w:t>
            </w:r>
            <w:r w:rsidR="00694018">
              <w:rPr>
                <w:noProof/>
                <w:webHidden/>
              </w:rPr>
              <w:tab/>
            </w:r>
            <w:r w:rsidR="00694018">
              <w:rPr>
                <w:noProof/>
                <w:webHidden/>
              </w:rPr>
              <w:fldChar w:fldCharType="begin"/>
            </w:r>
            <w:r w:rsidR="00694018">
              <w:rPr>
                <w:noProof/>
                <w:webHidden/>
              </w:rPr>
              <w:instrText xml:space="preserve"> PAGEREF _Toc43907824 \h </w:instrText>
            </w:r>
            <w:r w:rsidR="00694018">
              <w:rPr>
                <w:noProof/>
                <w:webHidden/>
              </w:rPr>
            </w:r>
            <w:r w:rsidR="00694018">
              <w:rPr>
                <w:noProof/>
                <w:webHidden/>
              </w:rPr>
              <w:fldChar w:fldCharType="separate"/>
            </w:r>
            <w:r w:rsidR="00694018">
              <w:rPr>
                <w:noProof/>
                <w:webHidden/>
              </w:rPr>
              <w:t>11</w:t>
            </w:r>
            <w:r w:rsidR="00694018">
              <w:rPr>
                <w:noProof/>
                <w:webHidden/>
              </w:rPr>
              <w:fldChar w:fldCharType="end"/>
            </w:r>
          </w:hyperlink>
        </w:p>
        <w:p w14:paraId="0C24E60A" w14:textId="77777777" w:rsidR="00694018" w:rsidRDefault="003A7338">
          <w:pPr>
            <w:pStyle w:val="TOC3"/>
            <w:tabs>
              <w:tab w:val="right" w:leader="dot" w:pos="9350"/>
            </w:tabs>
            <w:rPr>
              <w:noProof/>
            </w:rPr>
          </w:pPr>
          <w:hyperlink w:anchor="_Toc43907825" w:history="1">
            <w:r w:rsidR="00694018" w:rsidRPr="005A3136">
              <w:rPr>
                <w:rStyle w:val="Hyperlink"/>
                <w:noProof/>
              </w:rPr>
              <w:t>Evidence needed for Criterion 2</w:t>
            </w:r>
            <w:r w:rsidR="00694018">
              <w:rPr>
                <w:noProof/>
                <w:webHidden/>
              </w:rPr>
              <w:tab/>
            </w:r>
            <w:r w:rsidR="00694018">
              <w:rPr>
                <w:noProof/>
                <w:webHidden/>
              </w:rPr>
              <w:fldChar w:fldCharType="begin"/>
            </w:r>
            <w:r w:rsidR="00694018">
              <w:rPr>
                <w:noProof/>
                <w:webHidden/>
              </w:rPr>
              <w:instrText xml:space="preserve"> PAGEREF _Toc43907825 \h </w:instrText>
            </w:r>
            <w:r w:rsidR="00694018">
              <w:rPr>
                <w:noProof/>
                <w:webHidden/>
              </w:rPr>
            </w:r>
            <w:r w:rsidR="00694018">
              <w:rPr>
                <w:noProof/>
                <w:webHidden/>
              </w:rPr>
              <w:fldChar w:fldCharType="separate"/>
            </w:r>
            <w:r w:rsidR="00694018">
              <w:rPr>
                <w:noProof/>
                <w:webHidden/>
              </w:rPr>
              <w:t>11</w:t>
            </w:r>
            <w:r w:rsidR="00694018">
              <w:rPr>
                <w:noProof/>
                <w:webHidden/>
              </w:rPr>
              <w:fldChar w:fldCharType="end"/>
            </w:r>
          </w:hyperlink>
        </w:p>
        <w:p w14:paraId="7E99D290" w14:textId="77777777" w:rsidR="00694018" w:rsidRDefault="003A7338">
          <w:pPr>
            <w:pStyle w:val="TOC3"/>
            <w:tabs>
              <w:tab w:val="right" w:leader="dot" w:pos="9350"/>
            </w:tabs>
            <w:rPr>
              <w:noProof/>
            </w:rPr>
          </w:pPr>
          <w:hyperlink w:anchor="_Toc43907826" w:history="1">
            <w:r w:rsidR="00694018" w:rsidRPr="005A3136">
              <w:rPr>
                <w:rStyle w:val="Hyperlink"/>
                <w:noProof/>
              </w:rPr>
              <w:t>Enhaced environmental protection</w:t>
            </w:r>
            <w:r w:rsidR="00694018">
              <w:rPr>
                <w:noProof/>
                <w:webHidden/>
              </w:rPr>
              <w:tab/>
            </w:r>
            <w:r w:rsidR="00694018">
              <w:rPr>
                <w:noProof/>
                <w:webHidden/>
              </w:rPr>
              <w:fldChar w:fldCharType="begin"/>
            </w:r>
            <w:r w:rsidR="00694018">
              <w:rPr>
                <w:noProof/>
                <w:webHidden/>
              </w:rPr>
              <w:instrText xml:space="preserve"> PAGEREF _Toc43907826 \h </w:instrText>
            </w:r>
            <w:r w:rsidR="00694018">
              <w:rPr>
                <w:noProof/>
                <w:webHidden/>
              </w:rPr>
            </w:r>
            <w:r w:rsidR="00694018">
              <w:rPr>
                <w:noProof/>
                <w:webHidden/>
              </w:rPr>
              <w:fldChar w:fldCharType="separate"/>
            </w:r>
            <w:r w:rsidR="00694018">
              <w:rPr>
                <w:noProof/>
                <w:webHidden/>
              </w:rPr>
              <w:t>11</w:t>
            </w:r>
            <w:r w:rsidR="00694018">
              <w:rPr>
                <w:noProof/>
                <w:webHidden/>
              </w:rPr>
              <w:fldChar w:fldCharType="end"/>
            </w:r>
          </w:hyperlink>
        </w:p>
        <w:p w14:paraId="6E2FE2B5" w14:textId="77777777" w:rsidR="00694018" w:rsidRDefault="003A7338">
          <w:pPr>
            <w:pStyle w:val="TOC3"/>
            <w:tabs>
              <w:tab w:val="right" w:leader="dot" w:pos="9350"/>
            </w:tabs>
            <w:rPr>
              <w:noProof/>
            </w:rPr>
          </w:pPr>
          <w:hyperlink w:anchor="_Toc43907827" w:history="1">
            <w:r w:rsidR="00694018" w:rsidRPr="005A3136">
              <w:rPr>
                <w:rStyle w:val="Hyperlink"/>
                <w:noProof/>
              </w:rPr>
              <w:t>Reduction in pesticide use</w:t>
            </w:r>
            <w:r w:rsidR="00694018">
              <w:rPr>
                <w:noProof/>
                <w:webHidden/>
              </w:rPr>
              <w:tab/>
            </w:r>
            <w:r w:rsidR="00694018">
              <w:rPr>
                <w:noProof/>
                <w:webHidden/>
              </w:rPr>
              <w:fldChar w:fldCharType="begin"/>
            </w:r>
            <w:r w:rsidR="00694018">
              <w:rPr>
                <w:noProof/>
                <w:webHidden/>
              </w:rPr>
              <w:instrText xml:space="preserve"> PAGEREF _Toc43907827 \h </w:instrText>
            </w:r>
            <w:r w:rsidR="00694018">
              <w:rPr>
                <w:noProof/>
                <w:webHidden/>
              </w:rPr>
            </w:r>
            <w:r w:rsidR="00694018">
              <w:rPr>
                <w:noProof/>
                <w:webHidden/>
              </w:rPr>
              <w:fldChar w:fldCharType="separate"/>
            </w:r>
            <w:r w:rsidR="00694018">
              <w:rPr>
                <w:noProof/>
                <w:webHidden/>
              </w:rPr>
              <w:t>12</w:t>
            </w:r>
            <w:r w:rsidR="00694018">
              <w:rPr>
                <w:noProof/>
                <w:webHidden/>
              </w:rPr>
              <w:fldChar w:fldCharType="end"/>
            </w:r>
          </w:hyperlink>
        </w:p>
        <w:p w14:paraId="3E193875" w14:textId="77777777" w:rsidR="00694018" w:rsidRDefault="003A7338">
          <w:pPr>
            <w:pStyle w:val="TOC3"/>
            <w:tabs>
              <w:tab w:val="right" w:leader="dot" w:pos="9350"/>
            </w:tabs>
            <w:rPr>
              <w:noProof/>
            </w:rPr>
          </w:pPr>
          <w:hyperlink w:anchor="_Toc43907828" w:history="1">
            <w:r w:rsidR="00694018" w:rsidRPr="005A3136">
              <w:rPr>
                <w:rStyle w:val="Hyperlink"/>
                <w:noProof/>
              </w:rPr>
              <w:t>Reduction in chemical fertiliser use</w:t>
            </w:r>
            <w:r w:rsidR="00694018">
              <w:rPr>
                <w:noProof/>
                <w:webHidden/>
              </w:rPr>
              <w:tab/>
            </w:r>
            <w:r w:rsidR="00694018">
              <w:rPr>
                <w:noProof/>
                <w:webHidden/>
              </w:rPr>
              <w:fldChar w:fldCharType="begin"/>
            </w:r>
            <w:r w:rsidR="00694018">
              <w:rPr>
                <w:noProof/>
                <w:webHidden/>
              </w:rPr>
              <w:instrText xml:space="preserve"> PAGEREF _Toc43907828 \h </w:instrText>
            </w:r>
            <w:r w:rsidR="00694018">
              <w:rPr>
                <w:noProof/>
                <w:webHidden/>
              </w:rPr>
            </w:r>
            <w:r w:rsidR="00694018">
              <w:rPr>
                <w:noProof/>
                <w:webHidden/>
              </w:rPr>
              <w:fldChar w:fldCharType="separate"/>
            </w:r>
            <w:r w:rsidR="00694018">
              <w:rPr>
                <w:noProof/>
                <w:webHidden/>
              </w:rPr>
              <w:t>13</w:t>
            </w:r>
            <w:r w:rsidR="00694018">
              <w:rPr>
                <w:noProof/>
                <w:webHidden/>
              </w:rPr>
              <w:fldChar w:fldCharType="end"/>
            </w:r>
          </w:hyperlink>
        </w:p>
        <w:p w14:paraId="6897C056" w14:textId="77777777" w:rsidR="00694018" w:rsidRDefault="003A7338">
          <w:pPr>
            <w:pStyle w:val="TOC3"/>
            <w:tabs>
              <w:tab w:val="right" w:leader="dot" w:pos="9350"/>
            </w:tabs>
            <w:rPr>
              <w:noProof/>
            </w:rPr>
          </w:pPr>
          <w:hyperlink w:anchor="_Toc43907829" w:history="1">
            <w:r w:rsidR="00694018" w:rsidRPr="005A3136">
              <w:rPr>
                <w:rStyle w:val="Hyperlink"/>
                <w:noProof/>
              </w:rPr>
              <w:t>Increase in water efficiency</w:t>
            </w:r>
            <w:r w:rsidR="00694018">
              <w:rPr>
                <w:noProof/>
                <w:webHidden/>
              </w:rPr>
              <w:tab/>
            </w:r>
            <w:r w:rsidR="00694018">
              <w:rPr>
                <w:noProof/>
                <w:webHidden/>
              </w:rPr>
              <w:fldChar w:fldCharType="begin"/>
            </w:r>
            <w:r w:rsidR="00694018">
              <w:rPr>
                <w:noProof/>
                <w:webHidden/>
              </w:rPr>
              <w:instrText xml:space="preserve"> PAGEREF _Toc43907829 \h </w:instrText>
            </w:r>
            <w:r w:rsidR="00694018">
              <w:rPr>
                <w:noProof/>
                <w:webHidden/>
              </w:rPr>
            </w:r>
            <w:r w:rsidR="00694018">
              <w:rPr>
                <w:noProof/>
                <w:webHidden/>
              </w:rPr>
              <w:fldChar w:fldCharType="separate"/>
            </w:r>
            <w:r w:rsidR="00694018">
              <w:rPr>
                <w:noProof/>
                <w:webHidden/>
              </w:rPr>
              <w:t>14</w:t>
            </w:r>
            <w:r w:rsidR="00694018">
              <w:rPr>
                <w:noProof/>
                <w:webHidden/>
              </w:rPr>
              <w:fldChar w:fldCharType="end"/>
            </w:r>
          </w:hyperlink>
        </w:p>
        <w:p w14:paraId="20BA894C" w14:textId="77777777" w:rsidR="00694018" w:rsidRDefault="003A7338">
          <w:pPr>
            <w:pStyle w:val="TOC3"/>
            <w:tabs>
              <w:tab w:val="right" w:leader="dot" w:pos="9350"/>
            </w:tabs>
            <w:rPr>
              <w:noProof/>
            </w:rPr>
          </w:pPr>
          <w:hyperlink w:anchor="_Toc43907830" w:history="1">
            <w:r w:rsidR="00694018" w:rsidRPr="005A3136">
              <w:rPr>
                <w:rStyle w:val="Hyperlink"/>
                <w:noProof/>
              </w:rPr>
              <w:t>Increase in soil fertility</w:t>
            </w:r>
            <w:r w:rsidR="00694018">
              <w:rPr>
                <w:noProof/>
                <w:webHidden/>
              </w:rPr>
              <w:tab/>
            </w:r>
            <w:r w:rsidR="00694018">
              <w:rPr>
                <w:noProof/>
                <w:webHidden/>
              </w:rPr>
              <w:fldChar w:fldCharType="begin"/>
            </w:r>
            <w:r w:rsidR="00694018">
              <w:rPr>
                <w:noProof/>
                <w:webHidden/>
              </w:rPr>
              <w:instrText xml:space="preserve"> PAGEREF _Toc43907830 \h </w:instrText>
            </w:r>
            <w:r w:rsidR="00694018">
              <w:rPr>
                <w:noProof/>
                <w:webHidden/>
              </w:rPr>
            </w:r>
            <w:r w:rsidR="00694018">
              <w:rPr>
                <w:noProof/>
                <w:webHidden/>
              </w:rPr>
              <w:fldChar w:fldCharType="separate"/>
            </w:r>
            <w:r w:rsidR="00694018">
              <w:rPr>
                <w:noProof/>
                <w:webHidden/>
              </w:rPr>
              <w:t>15</w:t>
            </w:r>
            <w:r w:rsidR="00694018">
              <w:rPr>
                <w:noProof/>
                <w:webHidden/>
              </w:rPr>
              <w:fldChar w:fldCharType="end"/>
            </w:r>
          </w:hyperlink>
        </w:p>
        <w:p w14:paraId="2F31EB39" w14:textId="77777777" w:rsidR="00694018" w:rsidRDefault="003A7338">
          <w:pPr>
            <w:pStyle w:val="TOC1"/>
            <w:tabs>
              <w:tab w:val="right" w:leader="dot" w:pos="9350"/>
            </w:tabs>
            <w:rPr>
              <w:noProof/>
            </w:rPr>
          </w:pPr>
          <w:hyperlink w:anchor="_Toc43907831" w:history="1">
            <w:r w:rsidR="00694018" w:rsidRPr="005A3136">
              <w:rPr>
                <w:rStyle w:val="Hyperlink"/>
                <w:noProof/>
              </w:rPr>
              <w:t>Criterion 3: Strengthened regional capacity and sustainability</w:t>
            </w:r>
            <w:r w:rsidR="00694018">
              <w:rPr>
                <w:noProof/>
                <w:webHidden/>
              </w:rPr>
              <w:tab/>
            </w:r>
            <w:r w:rsidR="00694018">
              <w:rPr>
                <w:noProof/>
                <w:webHidden/>
              </w:rPr>
              <w:fldChar w:fldCharType="begin"/>
            </w:r>
            <w:r w:rsidR="00694018">
              <w:rPr>
                <w:noProof/>
                <w:webHidden/>
              </w:rPr>
              <w:instrText xml:space="preserve"> PAGEREF _Toc43907831 \h </w:instrText>
            </w:r>
            <w:r w:rsidR="00694018">
              <w:rPr>
                <w:noProof/>
                <w:webHidden/>
              </w:rPr>
            </w:r>
            <w:r w:rsidR="00694018">
              <w:rPr>
                <w:noProof/>
                <w:webHidden/>
              </w:rPr>
              <w:fldChar w:fldCharType="separate"/>
            </w:r>
            <w:r w:rsidR="00694018">
              <w:rPr>
                <w:noProof/>
                <w:webHidden/>
              </w:rPr>
              <w:t>16</w:t>
            </w:r>
            <w:r w:rsidR="00694018">
              <w:rPr>
                <w:noProof/>
                <w:webHidden/>
              </w:rPr>
              <w:fldChar w:fldCharType="end"/>
            </w:r>
          </w:hyperlink>
        </w:p>
        <w:p w14:paraId="2919AF8B" w14:textId="77777777" w:rsidR="00694018" w:rsidRDefault="003A7338">
          <w:pPr>
            <w:pStyle w:val="TOC3"/>
            <w:tabs>
              <w:tab w:val="right" w:leader="dot" w:pos="9350"/>
            </w:tabs>
            <w:rPr>
              <w:noProof/>
            </w:rPr>
          </w:pPr>
          <w:hyperlink w:anchor="_Toc43907832" w:history="1">
            <w:r w:rsidR="00694018" w:rsidRPr="005A3136">
              <w:rPr>
                <w:rStyle w:val="Hyperlink"/>
                <w:noProof/>
              </w:rPr>
              <w:t>Evidence needed for Criterion 3</w:t>
            </w:r>
            <w:r w:rsidR="00694018">
              <w:rPr>
                <w:noProof/>
                <w:webHidden/>
              </w:rPr>
              <w:tab/>
            </w:r>
            <w:r w:rsidR="00694018">
              <w:rPr>
                <w:noProof/>
                <w:webHidden/>
              </w:rPr>
              <w:fldChar w:fldCharType="begin"/>
            </w:r>
            <w:r w:rsidR="00694018">
              <w:rPr>
                <w:noProof/>
                <w:webHidden/>
              </w:rPr>
              <w:instrText xml:space="preserve"> PAGEREF _Toc43907832 \h </w:instrText>
            </w:r>
            <w:r w:rsidR="00694018">
              <w:rPr>
                <w:noProof/>
                <w:webHidden/>
              </w:rPr>
            </w:r>
            <w:r w:rsidR="00694018">
              <w:rPr>
                <w:noProof/>
                <w:webHidden/>
              </w:rPr>
              <w:fldChar w:fldCharType="separate"/>
            </w:r>
            <w:r w:rsidR="00694018">
              <w:rPr>
                <w:noProof/>
                <w:webHidden/>
              </w:rPr>
              <w:t>16</w:t>
            </w:r>
            <w:r w:rsidR="00694018">
              <w:rPr>
                <w:noProof/>
                <w:webHidden/>
              </w:rPr>
              <w:fldChar w:fldCharType="end"/>
            </w:r>
          </w:hyperlink>
        </w:p>
        <w:p w14:paraId="5970260F" w14:textId="77777777" w:rsidR="00694018" w:rsidRDefault="003A7338">
          <w:pPr>
            <w:pStyle w:val="TOC3"/>
            <w:tabs>
              <w:tab w:val="right" w:leader="dot" w:pos="9350"/>
            </w:tabs>
            <w:rPr>
              <w:noProof/>
            </w:rPr>
          </w:pPr>
          <w:hyperlink w:anchor="_Toc43907833" w:history="1">
            <w:r w:rsidR="00694018" w:rsidRPr="005A3136">
              <w:rPr>
                <w:rStyle w:val="Hyperlink"/>
                <w:noProof/>
              </w:rPr>
              <w:t>National team and facilities for mutation breeding</w:t>
            </w:r>
            <w:r w:rsidR="00694018">
              <w:rPr>
                <w:noProof/>
                <w:webHidden/>
              </w:rPr>
              <w:tab/>
            </w:r>
            <w:r w:rsidR="00694018">
              <w:rPr>
                <w:noProof/>
                <w:webHidden/>
              </w:rPr>
              <w:fldChar w:fldCharType="begin"/>
            </w:r>
            <w:r w:rsidR="00694018">
              <w:rPr>
                <w:noProof/>
                <w:webHidden/>
              </w:rPr>
              <w:instrText xml:space="preserve"> PAGEREF _Toc43907833 \h </w:instrText>
            </w:r>
            <w:r w:rsidR="00694018">
              <w:rPr>
                <w:noProof/>
                <w:webHidden/>
              </w:rPr>
            </w:r>
            <w:r w:rsidR="00694018">
              <w:rPr>
                <w:noProof/>
                <w:webHidden/>
              </w:rPr>
              <w:fldChar w:fldCharType="separate"/>
            </w:r>
            <w:r w:rsidR="00694018">
              <w:rPr>
                <w:noProof/>
                <w:webHidden/>
              </w:rPr>
              <w:t>17</w:t>
            </w:r>
            <w:r w:rsidR="00694018">
              <w:rPr>
                <w:noProof/>
                <w:webHidden/>
              </w:rPr>
              <w:fldChar w:fldCharType="end"/>
            </w:r>
          </w:hyperlink>
        </w:p>
        <w:p w14:paraId="3E7100FD" w14:textId="77777777" w:rsidR="00694018" w:rsidRDefault="003A7338">
          <w:pPr>
            <w:pStyle w:val="TOC3"/>
            <w:tabs>
              <w:tab w:val="right" w:leader="dot" w:pos="9350"/>
            </w:tabs>
            <w:rPr>
              <w:noProof/>
            </w:rPr>
          </w:pPr>
          <w:hyperlink w:anchor="_Toc43907834" w:history="1">
            <w:r w:rsidR="00694018" w:rsidRPr="005A3136">
              <w:rPr>
                <w:rStyle w:val="Hyperlink"/>
                <w:noProof/>
              </w:rPr>
              <w:t>Training in mutation breeding and associated techniques</w:t>
            </w:r>
            <w:r w:rsidR="00694018">
              <w:rPr>
                <w:noProof/>
                <w:webHidden/>
              </w:rPr>
              <w:tab/>
            </w:r>
            <w:r w:rsidR="00694018">
              <w:rPr>
                <w:noProof/>
                <w:webHidden/>
              </w:rPr>
              <w:fldChar w:fldCharType="begin"/>
            </w:r>
            <w:r w:rsidR="00694018">
              <w:rPr>
                <w:noProof/>
                <w:webHidden/>
              </w:rPr>
              <w:instrText xml:space="preserve"> PAGEREF _Toc43907834 \h </w:instrText>
            </w:r>
            <w:r w:rsidR="00694018">
              <w:rPr>
                <w:noProof/>
                <w:webHidden/>
              </w:rPr>
            </w:r>
            <w:r w:rsidR="00694018">
              <w:rPr>
                <w:noProof/>
                <w:webHidden/>
              </w:rPr>
              <w:fldChar w:fldCharType="separate"/>
            </w:r>
            <w:r w:rsidR="00694018">
              <w:rPr>
                <w:noProof/>
                <w:webHidden/>
              </w:rPr>
              <w:t>18</w:t>
            </w:r>
            <w:r w:rsidR="00694018">
              <w:rPr>
                <w:noProof/>
                <w:webHidden/>
              </w:rPr>
              <w:fldChar w:fldCharType="end"/>
            </w:r>
          </w:hyperlink>
        </w:p>
        <w:p w14:paraId="103FC733" w14:textId="77777777" w:rsidR="00694018" w:rsidRDefault="003A7338">
          <w:pPr>
            <w:pStyle w:val="TOC3"/>
            <w:tabs>
              <w:tab w:val="right" w:leader="dot" w:pos="9350"/>
            </w:tabs>
            <w:rPr>
              <w:noProof/>
            </w:rPr>
          </w:pPr>
          <w:hyperlink w:anchor="_Toc43907835" w:history="1">
            <w:r w:rsidR="00694018" w:rsidRPr="005A3136">
              <w:rPr>
                <w:rStyle w:val="Hyperlink"/>
                <w:noProof/>
              </w:rPr>
              <w:t>Expert missions and workshops</w:t>
            </w:r>
            <w:r w:rsidR="00694018">
              <w:rPr>
                <w:noProof/>
                <w:webHidden/>
              </w:rPr>
              <w:tab/>
            </w:r>
            <w:r w:rsidR="00694018">
              <w:rPr>
                <w:noProof/>
                <w:webHidden/>
              </w:rPr>
              <w:fldChar w:fldCharType="begin"/>
            </w:r>
            <w:r w:rsidR="00694018">
              <w:rPr>
                <w:noProof/>
                <w:webHidden/>
              </w:rPr>
              <w:instrText xml:space="preserve"> PAGEREF _Toc43907835 \h </w:instrText>
            </w:r>
            <w:r w:rsidR="00694018">
              <w:rPr>
                <w:noProof/>
                <w:webHidden/>
              </w:rPr>
            </w:r>
            <w:r w:rsidR="00694018">
              <w:rPr>
                <w:noProof/>
                <w:webHidden/>
              </w:rPr>
              <w:fldChar w:fldCharType="separate"/>
            </w:r>
            <w:r w:rsidR="00694018">
              <w:rPr>
                <w:noProof/>
                <w:webHidden/>
              </w:rPr>
              <w:t>19</w:t>
            </w:r>
            <w:r w:rsidR="00694018">
              <w:rPr>
                <w:noProof/>
                <w:webHidden/>
              </w:rPr>
              <w:fldChar w:fldCharType="end"/>
            </w:r>
          </w:hyperlink>
        </w:p>
        <w:p w14:paraId="79C9A878" w14:textId="77777777" w:rsidR="00694018" w:rsidRDefault="003A7338">
          <w:pPr>
            <w:pStyle w:val="TOC3"/>
            <w:tabs>
              <w:tab w:val="right" w:leader="dot" w:pos="9350"/>
            </w:tabs>
            <w:rPr>
              <w:noProof/>
            </w:rPr>
          </w:pPr>
          <w:hyperlink w:anchor="_Toc43907836" w:history="1">
            <w:r w:rsidR="00694018" w:rsidRPr="005A3136">
              <w:rPr>
                <w:rStyle w:val="Hyperlink"/>
                <w:noProof/>
              </w:rPr>
              <w:t>Publications in mutation breeding</w:t>
            </w:r>
            <w:r w:rsidR="00694018">
              <w:rPr>
                <w:noProof/>
                <w:webHidden/>
              </w:rPr>
              <w:tab/>
            </w:r>
            <w:r w:rsidR="00694018">
              <w:rPr>
                <w:noProof/>
                <w:webHidden/>
              </w:rPr>
              <w:fldChar w:fldCharType="begin"/>
            </w:r>
            <w:r w:rsidR="00694018">
              <w:rPr>
                <w:noProof/>
                <w:webHidden/>
              </w:rPr>
              <w:instrText xml:space="preserve"> PAGEREF _Toc43907836 \h </w:instrText>
            </w:r>
            <w:r w:rsidR="00694018">
              <w:rPr>
                <w:noProof/>
                <w:webHidden/>
              </w:rPr>
            </w:r>
            <w:r w:rsidR="00694018">
              <w:rPr>
                <w:noProof/>
                <w:webHidden/>
              </w:rPr>
              <w:fldChar w:fldCharType="separate"/>
            </w:r>
            <w:r w:rsidR="00694018">
              <w:rPr>
                <w:noProof/>
                <w:webHidden/>
              </w:rPr>
              <w:t>20</w:t>
            </w:r>
            <w:r w:rsidR="00694018">
              <w:rPr>
                <w:noProof/>
                <w:webHidden/>
              </w:rPr>
              <w:fldChar w:fldCharType="end"/>
            </w:r>
          </w:hyperlink>
        </w:p>
        <w:p w14:paraId="48510598" w14:textId="77777777" w:rsidR="00694018" w:rsidRDefault="003A7338">
          <w:pPr>
            <w:pStyle w:val="TOC3"/>
            <w:tabs>
              <w:tab w:val="right" w:leader="dot" w:pos="9350"/>
            </w:tabs>
            <w:rPr>
              <w:noProof/>
            </w:rPr>
          </w:pPr>
          <w:hyperlink w:anchor="_Toc43907837" w:history="1">
            <w:r w:rsidR="00694018" w:rsidRPr="005A3136">
              <w:rPr>
                <w:rStyle w:val="Hyperlink"/>
                <w:noProof/>
              </w:rPr>
              <w:t>Networking, collaboration, and knowledge transfer</w:t>
            </w:r>
            <w:r w:rsidR="00694018">
              <w:rPr>
                <w:noProof/>
                <w:webHidden/>
              </w:rPr>
              <w:tab/>
            </w:r>
            <w:r w:rsidR="00694018">
              <w:rPr>
                <w:noProof/>
                <w:webHidden/>
              </w:rPr>
              <w:fldChar w:fldCharType="begin"/>
            </w:r>
            <w:r w:rsidR="00694018">
              <w:rPr>
                <w:noProof/>
                <w:webHidden/>
              </w:rPr>
              <w:instrText xml:space="preserve"> PAGEREF _Toc43907837 \h </w:instrText>
            </w:r>
            <w:r w:rsidR="00694018">
              <w:rPr>
                <w:noProof/>
                <w:webHidden/>
              </w:rPr>
            </w:r>
            <w:r w:rsidR="00694018">
              <w:rPr>
                <w:noProof/>
                <w:webHidden/>
              </w:rPr>
              <w:fldChar w:fldCharType="separate"/>
            </w:r>
            <w:r w:rsidR="00694018">
              <w:rPr>
                <w:noProof/>
                <w:webHidden/>
              </w:rPr>
              <w:t>20</w:t>
            </w:r>
            <w:r w:rsidR="00694018">
              <w:rPr>
                <w:noProof/>
                <w:webHidden/>
              </w:rPr>
              <w:fldChar w:fldCharType="end"/>
            </w:r>
          </w:hyperlink>
        </w:p>
        <w:p w14:paraId="675077C0" w14:textId="77777777" w:rsidR="00694018" w:rsidRDefault="003A7338">
          <w:pPr>
            <w:pStyle w:val="TOC1"/>
            <w:tabs>
              <w:tab w:val="right" w:leader="dot" w:pos="9350"/>
            </w:tabs>
            <w:rPr>
              <w:noProof/>
            </w:rPr>
          </w:pPr>
          <w:hyperlink w:anchor="_Toc43907838" w:history="1">
            <w:r w:rsidR="00694018" w:rsidRPr="005A3136">
              <w:rPr>
                <w:rStyle w:val="Hyperlink"/>
                <w:noProof/>
              </w:rPr>
              <w:t>Annex 1</w:t>
            </w:r>
            <w:r w:rsidR="00694018">
              <w:rPr>
                <w:noProof/>
                <w:webHidden/>
              </w:rPr>
              <w:tab/>
            </w:r>
            <w:r w:rsidR="00694018">
              <w:rPr>
                <w:noProof/>
                <w:webHidden/>
              </w:rPr>
              <w:fldChar w:fldCharType="begin"/>
            </w:r>
            <w:r w:rsidR="00694018">
              <w:rPr>
                <w:noProof/>
                <w:webHidden/>
              </w:rPr>
              <w:instrText xml:space="preserve"> PAGEREF _Toc43907838 \h </w:instrText>
            </w:r>
            <w:r w:rsidR="00694018">
              <w:rPr>
                <w:noProof/>
                <w:webHidden/>
              </w:rPr>
            </w:r>
            <w:r w:rsidR="00694018">
              <w:rPr>
                <w:noProof/>
                <w:webHidden/>
              </w:rPr>
              <w:fldChar w:fldCharType="separate"/>
            </w:r>
            <w:r w:rsidR="00694018">
              <w:rPr>
                <w:noProof/>
                <w:webHidden/>
              </w:rPr>
              <w:t>22</w:t>
            </w:r>
            <w:r w:rsidR="00694018">
              <w:rPr>
                <w:noProof/>
                <w:webHidden/>
              </w:rPr>
              <w:fldChar w:fldCharType="end"/>
            </w:r>
          </w:hyperlink>
        </w:p>
        <w:p w14:paraId="150EF14C" w14:textId="77777777" w:rsidR="00694018" w:rsidRDefault="003A7338">
          <w:pPr>
            <w:pStyle w:val="TOC3"/>
            <w:tabs>
              <w:tab w:val="right" w:leader="dot" w:pos="9350"/>
            </w:tabs>
            <w:rPr>
              <w:noProof/>
            </w:rPr>
          </w:pPr>
          <w:hyperlink w:anchor="_Toc43907839" w:history="1">
            <w:r w:rsidR="00694018" w:rsidRPr="005A3136">
              <w:rPr>
                <w:rStyle w:val="Hyperlink"/>
                <w:noProof/>
              </w:rPr>
              <w:t>Mutant lines and mutant varities developed (by country and crop)</w:t>
            </w:r>
            <w:r w:rsidR="00694018">
              <w:rPr>
                <w:noProof/>
                <w:webHidden/>
              </w:rPr>
              <w:tab/>
            </w:r>
            <w:r w:rsidR="00694018">
              <w:rPr>
                <w:noProof/>
                <w:webHidden/>
              </w:rPr>
              <w:fldChar w:fldCharType="begin"/>
            </w:r>
            <w:r w:rsidR="00694018">
              <w:rPr>
                <w:noProof/>
                <w:webHidden/>
              </w:rPr>
              <w:instrText xml:space="preserve"> PAGEREF _Toc43907839 \h </w:instrText>
            </w:r>
            <w:r w:rsidR="00694018">
              <w:rPr>
                <w:noProof/>
                <w:webHidden/>
              </w:rPr>
            </w:r>
            <w:r w:rsidR="00694018">
              <w:rPr>
                <w:noProof/>
                <w:webHidden/>
              </w:rPr>
              <w:fldChar w:fldCharType="separate"/>
            </w:r>
            <w:r w:rsidR="00694018">
              <w:rPr>
                <w:noProof/>
                <w:webHidden/>
              </w:rPr>
              <w:t>22</w:t>
            </w:r>
            <w:r w:rsidR="00694018">
              <w:rPr>
                <w:noProof/>
                <w:webHidden/>
              </w:rPr>
              <w:fldChar w:fldCharType="end"/>
            </w:r>
          </w:hyperlink>
        </w:p>
        <w:p w14:paraId="794B9D57" w14:textId="77777777" w:rsidR="00936C5E" w:rsidRDefault="000E7F6D">
          <w:r>
            <w:fldChar w:fldCharType="end"/>
          </w:r>
        </w:p>
      </w:sdtContent>
    </w:sdt>
    <w:p w14:paraId="64DFFD4D" w14:textId="77777777" w:rsidR="00936C5E" w:rsidRDefault="000E7F6D">
      <w:pPr>
        <w:pStyle w:val="Heading1"/>
      </w:pPr>
      <w:bookmarkStart w:id="0" w:name="introduction"/>
      <w:bookmarkStart w:id="1" w:name="_Toc43907817"/>
      <w:r>
        <w:lastRenderedPageBreak/>
        <w:t>Introduction</w:t>
      </w:r>
      <w:bookmarkEnd w:id="0"/>
      <w:bookmarkEnd w:id="1"/>
    </w:p>
    <w:p w14:paraId="000565FE" w14:textId="20A6AB85" w:rsidR="00936C5E" w:rsidRDefault="000E7F6D">
      <w:pPr>
        <w:pStyle w:val="FirstParagraph"/>
      </w:pPr>
      <w:r>
        <w:t xml:space="preserve">This analysis includes information of the 22 countries that are part of the Regional Cooperative Agreement for Research (RCA): Australia, Bangladesh, Cambodia, China, Fiji, India, Indonesia, Japan, Laos, Malaysia, Mongolia, Myanmar, Nepal, New Zealand, Pakistan, Palau, Philippines, Singapore, South Korea, Sri Lanka, Thailand, and Vietnam. The findings presented in this report include </w:t>
      </w:r>
      <w:ins w:id="2" w:author="Julian King" w:date="2020-07-03T14:58:00Z">
        <w:r w:rsidR="00763F3B">
          <w:t>an</w:t>
        </w:r>
      </w:ins>
      <w:ins w:id="3" w:author="Julian King" w:date="2020-07-03T14:59:00Z">
        <w:r w:rsidR="00763F3B">
          <w:t xml:space="preserve">alysis of </w:t>
        </w:r>
      </w:ins>
      <w:r>
        <w:t>internal data provided by IAEA and information provided by national experts through the implementation of an online survey conducted between February to April, 2020. From the total 22 countries, 19 participated in the online survey. The three countries that did not take part on the online survey were Fiji, New Zealand, and Singapore</w:t>
      </w:r>
      <w:ins w:id="4" w:author="Julian King" w:date="2020-07-03T14:59:00Z">
        <w:r w:rsidR="00763F3B">
          <w:t>.</w:t>
        </w:r>
      </w:ins>
    </w:p>
    <w:p w14:paraId="6A266DC7" w14:textId="77777777" w:rsidR="00936C5E" w:rsidRDefault="000E7F6D">
      <w:pPr>
        <w:pStyle w:val="BodyText"/>
      </w:pPr>
      <w:r>
        <w:t>The map below shows all the countries that are part of this study.</w:t>
      </w:r>
    </w:p>
    <w:p w14:paraId="5F4E6773" w14:textId="77777777" w:rsidR="00936C5E" w:rsidRDefault="000E7F6D">
      <w:pPr>
        <w:pStyle w:val="Heading4"/>
      </w:pPr>
      <w:bookmarkStart w:id="5" w:name="X5ebff6e22e7d14a1301fd1c8c167a8b0716c729"/>
      <w:r>
        <w:t>Map of the 22 countries that participate in the RCA programme</w:t>
      </w:r>
      <w:bookmarkEnd w:id="5"/>
    </w:p>
    <w:p w14:paraId="5DE38DA7" w14:textId="77777777" w:rsidR="00936C5E" w:rsidRDefault="000E7F6D">
      <w:pPr>
        <w:pStyle w:val="FirstParagraph"/>
      </w:pPr>
      <w:r>
        <w:rPr>
          <w:noProof/>
        </w:rPr>
        <w:drawing>
          <wp:inline distT="0" distB="0" distL="0" distR="0" wp14:anchorId="1DB3390E" wp14:editId="7FA08A70">
            <wp:extent cx="5943600" cy="399498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3.media/map.png"/>
                    <pic:cNvPicPr>
                      <a:picLocks noChangeAspect="1" noChangeArrowheads="1"/>
                    </pic:cNvPicPr>
                  </pic:nvPicPr>
                  <pic:blipFill>
                    <a:blip r:embed="rId7"/>
                    <a:stretch>
                      <a:fillRect/>
                    </a:stretch>
                  </pic:blipFill>
                  <pic:spPr bwMode="auto">
                    <a:xfrm>
                      <a:off x="0" y="0"/>
                      <a:ext cx="5943600" cy="3994985"/>
                    </a:xfrm>
                    <a:prstGeom prst="rect">
                      <a:avLst/>
                    </a:prstGeom>
                    <a:noFill/>
                    <a:ln w="9525">
                      <a:noFill/>
                      <a:headEnd/>
                      <a:tailEnd/>
                    </a:ln>
                  </pic:spPr>
                </pic:pic>
              </a:graphicData>
            </a:graphic>
          </wp:inline>
        </w:drawing>
      </w:r>
      <w:r>
        <w:t xml:space="preserve"> </w:t>
      </w:r>
    </w:p>
    <w:p w14:paraId="7DBE2890" w14:textId="77777777" w:rsidR="00936C5E" w:rsidRDefault="000E7F6D">
      <w:pPr>
        <w:pStyle w:val="Heading1"/>
      </w:pPr>
      <w:bookmarkStart w:id="6" w:name="criterion-1-increased-food-production"/>
      <w:bookmarkStart w:id="7" w:name="_Toc43907818"/>
      <w:r>
        <w:t>Criterion 1: Increased food production</w:t>
      </w:r>
      <w:bookmarkEnd w:id="6"/>
      <w:bookmarkEnd w:id="7"/>
    </w:p>
    <w:p w14:paraId="032727E8" w14:textId="77777777" w:rsidR="00936C5E" w:rsidRDefault="00936C5E">
      <w:pPr>
        <w:pStyle w:val="FirstParagraph"/>
      </w:pPr>
    </w:p>
    <w:p w14:paraId="1032B20C" w14:textId="77777777" w:rsidR="00936C5E" w:rsidRDefault="000E7F6D">
      <w:pPr>
        <w:pStyle w:val="Heading3"/>
      </w:pPr>
      <w:bookmarkStart w:id="8" w:name="evidence-needed-for-criterion-1"/>
      <w:bookmarkStart w:id="9" w:name="_Toc43907819"/>
      <w:r>
        <w:lastRenderedPageBreak/>
        <w:t>Evidence needed for Criterion 1</w:t>
      </w:r>
      <w:bookmarkEnd w:id="8"/>
      <w:bookmarkEnd w:id="9"/>
    </w:p>
    <w:p w14:paraId="03E523C6" w14:textId="77777777" w:rsidR="00936C5E" w:rsidRDefault="000E7F6D">
      <w:pPr>
        <w:pStyle w:val="FirstParagraph"/>
      </w:pPr>
      <w:commentRangeStart w:id="10"/>
      <w:r>
        <w:rPr>
          <w:b/>
        </w:rPr>
        <w:t xml:space="preserve">Note to the team: How can we assess the income by farmers, varieties adopted by policy makers, and commercialiced varieties. Should we contact the experts again? This data is not in the online nor the internal survey </w:t>
      </w:r>
      <w:commentRangeEnd w:id="10"/>
      <w:r w:rsidR="00D64E4E">
        <w:rPr>
          <w:rStyle w:val="CommentReference"/>
          <w:rFonts w:asciiTheme="minorHAnsi" w:hAnsiTheme="minorHAnsi"/>
        </w:rPr>
        <w:commentReference w:id="10"/>
      </w:r>
    </w:p>
    <w:p w14:paraId="089A09E5" w14:textId="77777777" w:rsidR="00936C5E" w:rsidRDefault="000E7F6D">
      <w:pPr>
        <w:pStyle w:val="Heading4"/>
      </w:pPr>
      <w:bookmarkStart w:id="11" w:name="table-x.-evidence-needed-for-criterion-1"/>
      <w:r>
        <w:t>Table X. Evidence needed for criterion 1</w:t>
      </w:r>
      <w:bookmarkEnd w:id="11"/>
    </w:p>
    <w:tbl>
      <w:tblPr>
        <w:tblStyle w:val="Table"/>
        <w:tblW w:w="5000" w:type="pct"/>
        <w:tblLook w:val="07E0" w:firstRow="1" w:lastRow="1" w:firstColumn="1" w:lastColumn="1" w:noHBand="1" w:noVBand="1"/>
      </w:tblPr>
      <w:tblGrid>
        <w:gridCol w:w="6608"/>
        <w:gridCol w:w="1042"/>
        <w:gridCol w:w="1710"/>
      </w:tblGrid>
      <w:tr w:rsidR="00936C5E" w14:paraId="1337F2FC" w14:textId="77777777">
        <w:tc>
          <w:tcPr>
            <w:tcW w:w="0" w:type="auto"/>
            <w:tcBorders>
              <w:bottom w:val="single" w:sz="0" w:space="0" w:color="auto"/>
            </w:tcBorders>
            <w:vAlign w:val="bottom"/>
          </w:tcPr>
          <w:p w14:paraId="187A5B0E" w14:textId="77777777" w:rsidR="00936C5E" w:rsidRDefault="000E7F6D">
            <w:pPr>
              <w:pStyle w:val="Compact"/>
            </w:pPr>
            <w:r>
              <w:t>Evidence needed</w:t>
            </w:r>
          </w:p>
        </w:tc>
        <w:tc>
          <w:tcPr>
            <w:tcW w:w="0" w:type="auto"/>
            <w:tcBorders>
              <w:bottom w:val="single" w:sz="0" w:space="0" w:color="auto"/>
            </w:tcBorders>
            <w:vAlign w:val="bottom"/>
          </w:tcPr>
          <w:p w14:paraId="2903D8CB" w14:textId="77777777" w:rsidR="00936C5E" w:rsidRDefault="000E7F6D">
            <w:pPr>
              <w:pStyle w:val="Compact"/>
            </w:pPr>
            <w:r>
              <w:t>Finding</w:t>
            </w:r>
          </w:p>
        </w:tc>
        <w:tc>
          <w:tcPr>
            <w:tcW w:w="0" w:type="auto"/>
            <w:tcBorders>
              <w:bottom w:val="single" w:sz="0" w:space="0" w:color="auto"/>
            </w:tcBorders>
            <w:vAlign w:val="bottom"/>
          </w:tcPr>
          <w:p w14:paraId="13A099C6" w14:textId="77777777" w:rsidR="00936C5E" w:rsidRDefault="000E7F6D">
            <w:pPr>
              <w:pStyle w:val="Compact"/>
            </w:pPr>
            <w:r>
              <w:t>Source</w:t>
            </w:r>
          </w:p>
        </w:tc>
      </w:tr>
      <w:tr w:rsidR="00936C5E" w14:paraId="5768B3AB" w14:textId="77777777">
        <w:tc>
          <w:tcPr>
            <w:tcW w:w="0" w:type="auto"/>
          </w:tcPr>
          <w:p w14:paraId="64716DE9" w14:textId="77777777" w:rsidR="00936C5E" w:rsidRDefault="000E7F6D">
            <w:pPr>
              <w:pStyle w:val="Compact"/>
            </w:pPr>
            <w:r>
              <w:t>Total Number of new mutant lines</w:t>
            </w:r>
          </w:p>
        </w:tc>
        <w:tc>
          <w:tcPr>
            <w:tcW w:w="0" w:type="auto"/>
          </w:tcPr>
          <w:p w14:paraId="6E925E9B" w14:textId="77777777" w:rsidR="00936C5E" w:rsidRDefault="000E7F6D">
            <w:pPr>
              <w:pStyle w:val="Compact"/>
            </w:pPr>
            <w:r>
              <w:t>7,316</w:t>
            </w:r>
          </w:p>
        </w:tc>
        <w:tc>
          <w:tcPr>
            <w:tcW w:w="0" w:type="auto"/>
          </w:tcPr>
          <w:p w14:paraId="00444DC8" w14:textId="77777777" w:rsidR="00936C5E" w:rsidRDefault="000E7F6D">
            <w:pPr>
              <w:pStyle w:val="Compact"/>
            </w:pPr>
            <w:r>
              <w:t>Online survey</w:t>
            </w:r>
          </w:p>
        </w:tc>
      </w:tr>
      <w:tr w:rsidR="00936C5E" w14:paraId="37266E0D" w14:textId="77777777">
        <w:tc>
          <w:tcPr>
            <w:tcW w:w="0" w:type="auto"/>
          </w:tcPr>
          <w:p w14:paraId="66C181EF" w14:textId="77777777" w:rsidR="00936C5E" w:rsidRDefault="000E7F6D">
            <w:pPr>
              <w:pStyle w:val="Compact"/>
            </w:pPr>
            <w:r>
              <w:t>Total Number of new mutant varieties</w:t>
            </w:r>
          </w:p>
        </w:tc>
        <w:tc>
          <w:tcPr>
            <w:tcW w:w="0" w:type="auto"/>
          </w:tcPr>
          <w:p w14:paraId="28A29BBF" w14:textId="77777777" w:rsidR="00936C5E" w:rsidRDefault="000E7F6D">
            <w:pPr>
              <w:pStyle w:val="Compact"/>
            </w:pPr>
            <w:r>
              <w:t>254</w:t>
            </w:r>
          </w:p>
        </w:tc>
        <w:tc>
          <w:tcPr>
            <w:tcW w:w="0" w:type="auto"/>
          </w:tcPr>
          <w:p w14:paraId="013DB3C6" w14:textId="77777777" w:rsidR="00936C5E" w:rsidRDefault="000E7F6D">
            <w:pPr>
              <w:pStyle w:val="Compact"/>
            </w:pPr>
            <w:r>
              <w:t>Online survey</w:t>
            </w:r>
          </w:p>
        </w:tc>
      </w:tr>
      <w:tr w:rsidR="00936C5E" w14:paraId="670CDA83" w14:textId="77777777">
        <w:tc>
          <w:tcPr>
            <w:tcW w:w="0" w:type="auto"/>
          </w:tcPr>
          <w:p w14:paraId="5858A843" w14:textId="77777777" w:rsidR="00936C5E" w:rsidRDefault="000E7F6D">
            <w:pPr>
              <w:pStyle w:val="Compact"/>
            </w:pPr>
            <w:r>
              <w:t>Average yield increase (% and tonne/Ha)</w:t>
            </w:r>
          </w:p>
        </w:tc>
        <w:tc>
          <w:tcPr>
            <w:tcW w:w="0" w:type="auto"/>
          </w:tcPr>
          <w:p w14:paraId="5C3BF8D7" w14:textId="77777777" w:rsidR="00936C5E" w:rsidRDefault="000E7F6D">
            <w:pPr>
              <w:pStyle w:val="Compact"/>
            </w:pPr>
            <w:r>
              <w:t>32.3%</w:t>
            </w:r>
          </w:p>
        </w:tc>
        <w:tc>
          <w:tcPr>
            <w:tcW w:w="0" w:type="auto"/>
          </w:tcPr>
          <w:p w14:paraId="03C63C88" w14:textId="77777777" w:rsidR="00936C5E" w:rsidRDefault="000E7F6D">
            <w:pPr>
              <w:pStyle w:val="Compact"/>
            </w:pPr>
            <w:r>
              <w:t>Online survey</w:t>
            </w:r>
          </w:p>
        </w:tc>
      </w:tr>
      <w:tr w:rsidR="00936C5E" w14:paraId="7A2B52D6" w14:textId="77777777">
        <w:tc>
          <w:tcPr>
            <w:tcW w:w="0" w:type="auto"/>
          </w:tcPr>
          <w:p w14:paraId="7327BAC3" w14:textId="77777777" w:rsidR="00936C5E" w:rsidRDefault="000E7F6D">
            <w:pPr>
              <w:pStyle w:val="Compact"/>
            </w:pPr>
            <w:r>
              <w:t>Total accumulated growing area (in thousand Ha) since 2000</w:t>
            </w:r>
          </w:p>
        </w:tc>
        <w:tc>
          <w:tcPr>
            <w:tcW w:w="0" w:type="auto"/>
          </w:tcPr>
          <w:p w14:paraId="5634CF9D" w14:textId="77777777" w:rsidR="00936C5E" w:rsidRDefault="000E7F6D">
            <w:pPr>
              <w:pStyle w:val="Compact"/>
            </w:pPr>
            <w:r>
              <w:t>33,546</w:t>
            </w:r>
          </w:p>
        </w:tc>
        <w:tc>
          <w:tcPr>
            <w:tcW w:w="0" w:type="auto"/>
          </w:tcPr>
          <w:p w14:paraId="430D8EC7" w14:textId="77777777" w:rsidR="00936C5E" w:rsidRDefault="000E7F6D">
            <w:pPr>
              <w:pStyle w:val="Compact"/>
            </w:pPr>
            <w:r>
              <w:t>Online survey</w:t>
            </w:r>
          </w:p>
        </w:tc>
      </w:tr>
      <w:tr w:rsidR="00936C5E" w14:paraId="7EE5DF80" w14:textId="77777777">
        <w:tc>
          <w:tcPr>
            <w:tcW w:w="0" w:type="auto"/>
          </w:tcPr>
          <w:p w14:paraId="6B15E72E" w14:textId="77777777" w:rsidR="00936C5E" w:rsidRDefault="000E7F6D">
            <w:pPr>
              <w:pStyle w:val="Compact"/>
            </w:pPr>
            <w:r>
              <w:t>% of new mutant varieties that improve quality traits</w:t>
            </w:r>
          </w:p>
        </w:tc>
        <w:tc>
          <w:tcPr>
            <w:tcW w:w="0" w:type="auto"/>
          </w:tcPr>
          <w:p w14:paraId="4252D143" w14:textId="77777777" w:rsidR="00936C5E" w:rsidRDefault="000E7F6D">
            <w:pPr>
              <w:pStyle w:val="Compact"/>
            </w:pPr>
            <w:r>
              <w:t>80%</w:t>
            </w:r>
          </w:p>
        </w:tc>
        <w:tc>
          <w:tcPr>
            <w:tcW w:w="0" w:type="auto"/>
          </w:tcPr>
          <w:p w14:paraId="7E32D36C" w14:textId="77777777" w:rsidR="00936C5E" w:rsidRDefault="000E7F6D">
            <w:pPr>
              <w:pStyle w:val="Compact"/>
            </w:pPr>
            <w:r>
              <w:t>Online survey</w:t>
            </w:r>
          </w:p>
        </w:tc>
      </w:tr>
      <w:tr w:rsidR="00936C5E" w14:paraId="498BA5D3" w14:textId="77777777">
        <w:tc>
          <w:tcPr>
            <w:tcW w:w="0" w:type="auto"/>
          </w:tcPr>
          <w:p w14:paraId="53BC28B6" w14:textId="77777777" w:rsidR="00936C5E" w:rsidRDefault="000E7F6D">
            <w:pPr>
              <w:pStyle w:val="Compact"/>
            </w:pPr>
            <w:r>
              <w:t>Average increased income by farmers</w:t>
            </w:r>
          </w:p>
        </w:tc>
        <w:tc>
          <w:tcPr>
            <w:tcW w:w="0" w:type="auto"/>
          </w:tcPr>
          <w:p w14:paraId="7472A7A7" w14:textId="77777777" w:rsidR="00936C5E" w:rsidRDefault="000E7F6D">
            <w:pPr>
              <w:pStyle w:val="Compact"/>
            </w:pPr>
            <w:r>
              <w:t>?</w:t>
            </w:r>
          </w:p>
        </w:tc>
        <w:tc>
          <w:tcPr>
            <w:tcW w:w="0" w:type="auto"/>
          </w:tcPr>
          <w:p w14:paraId="6D96B431" w14:textId="77777777" w:rsidR="00936C5E" w:rsidRDefault="000E7F6D">
            <w:pPr>
              <w:pStyle w:val="Compact"/>
            </w:pPr>
            <w:r>
              <w:t>?</w:t>
            </w:r>
          </w:p>
        </w:tc>
      </w:tr>
      <w:tr w:rsidR="00936C5E" w14:paraId="56007D7E" w14:textId="77777777">
        <w:tc>
          <w:tcPr>
            <w:tcW w:w="0" w:type="auto"/>
          </w:tcPr>
          <w:p w14:paraId="0D656A65" w14:textId="77777777" w:rsidR="00936C5E" w:rsidRDefault="000E7F6D">
            <w:pPr>
              <w:pStyle w:val="Compact"/>
            </w:pPr>
            <w:r>
              <w:t>Number of new mutant varieties adopted by policy makers</w:t>
            </w:r>
          </w:p>
        </w:tc>
        <w:tc>
          <w:tcPr>
            <w:tcW w:w="0" w:type="auto"/>
          </w:tcPr>
          <w:p w14:paraId="06AF56E6" w14:textId="77777777" w:rsidR="00936C5E" w:rsidRDefault="000E7F6D">
            <w:pPr>
              <w:pStyle w:val="Compact"/>
            </w:pPr>
            <w:r>
              <w:t>?</w:t>
            </w:r>
          </w:p>
        </w:tc>
        <w:tc>
          <w:tcPr>
            <w:tcW w:w="0" w:type="auto"/>
          </w:tcPr>
          <w:p w14:paraId="0FA55D7F" w14:textId="77777777" w:rsidR="00936C5E" w:rsidRDefault="000E7F6D">
            <w:pPr>
              <w:pStyle w:val="Compact"/>
            </w:pPr>
            <w:r>
              <w:t>?</w:t>
            </w:r>
          </w:p>
        </w:tc>
      </w:tr>
      <w:tr w:rsidR="00936C5E" w14:paraId="30919190" w14:textId="77777777">
        <w:tc>
          <w:tcPr>
            <w:tcW w:w="0" w:type="auto"/>
          </w:tcPr>
          <w:p w14:paraId="6BDB38FE" w14:textId="77777777" w:rsidR="00936C5E" w:rsidRDefault="000E7F6D">
            <w:pPr>
              <w:pStyle w:val="Compact"/>
            </w:pPr>
            <w:r>
              <w:t>Number of new mutant varieties commercialised</w:t>
            </w:r>
          </w:p>
        </w:tc>
        <w:tc>
          <w:tcPr>
            <w:tcW w:w="0" w:type="auto"/>
          </w:tcPr>
          <w:p w14:paraId="54264988" w14:textId="77777777" w:rsidR="00936C5E" w:rsidRDefault="000E7F6D">
            <w:pPr>
              <w:pStyle w:val="Compact"/>
            </w:pPr>
            <w:r>
              <w:t>?</w:t>
            </w:r>
          </w:p>
        </w:tc>
        <w:tc>
          <w:tcPr>
            <w:tcW w:w="0" w:type="auto"/>
          </w:tcPr>
          <w:p w14:paraId="5BDFB78D" w14:textId="77777777" w:rsidR="00936C5E" w:rsidRDefault="000E7F6D">
            <w:pPr>
              <w:pStyle w:val="Compact"/>
            </w:pPr>
            <w:r>
              <w:t>?</w:t>
            </w:r>
          </w:p>
        </w:tc>
      </w:tr>
    </w:tbl>
    <w:p w14:paraId="5B8A0605" w14:textId="77777777" w:rsidR="00936C5E" w:rsidRDefault="00936C5E">
      <w:pPr>
        <w:pStyle w:val="BodyText"/>
      </w:pPr>
    </w:p>
    <w:p w14:paraId="5915DD4F" w14:textId="77777777" w:rsidR="00936C5E" w:rsidRDefault="000E7F6D">
      <w:pPr>
        <w:pStyle w:val="Heading3"/>
      </w:pPr>
      <w:bookmarkStart w:id="12" w:name="Xef9f924749d15a59689c077d2a8bbd1af8fda78"/>
      <w:bookmarkStart w:id="13" w:name="_Toc43907820"/>
      <w:r>
        <w:t>Mutant lines and mutant varieties developed under RCA since 2000</w:t>
      </w:r>
      <w:bookmarkEnd w:id="12"/>
      <w:bookmarkEnd w:id="13"/>
    </w:p>
    <w:p w14:paraId="36D80454" w14:textId="17CE3782" w:rsidR="00936C5E" w:rsidRDefault="000E7F6D">
      <w:pPr>
        <w:pStyle w:val="FirstParagraph"/>
      </w:pPr>
      <w:r>
        <w:t xml:space="preserve">The definition used by this report for mutant lines and mutant varities is the following: </w:t>
      </w:r>
      <w:r>
        <w:rPr>
          <w:b/>
        </w:rPr>
        <w:t>mutant lines</w:t>
      </w:r>
      <w:r>
        <w:t xml:space="preserve"> are what also called breeding lines. They don’t have </w:t>
      </w:r>
      <w:ins w:id="14" w:author="Julian King" w:date="2020-07-03T15:04:00Z">
        <w:r w:rsidR="00312532">
          <w:t xml:space="preserve">a commercial </w:t>
        </w:r>
      </w:ins>
      <w:r>
        <w:t xml:space="preserve">name yet but may have qualified for the target trait that it is been bred for (mostly with breeders to be released later). They have not yet been officially released while </w:t>
      </w:r>
      <w:r>
        <w:rPr>
          <w:b/>
        </w:rPr>
        <w:t>mutant varities</w:t>
      </w:r>
      <w:r>
        <w:t xml:space="preserve"> are those which have name</w:t>
      </w:r>
      <w:ins w:id="15" w:author="Julian King" w:date="2020-07-03T15:05:00Z">
        <w:r w:rsidR="00312532">
          <w:t>s</w:t>
        </w:r>
      </w:ins>
      <w:r>
        <w:t xml:space="preserve"> (example Bamati or NERICA rice, ug 99 for wheat blast etc). These have been certified and officially released</w:t>
      </w:r>
      <w:ins w:id="16" w:author="Julian King" w:date="2020-07-03T15:05:00Z">
        <w:r w:rsidR="00312532">
          <w:t xml:space="preserve">, and their </w:t>
        </w:r>
      </w:ins>
      <w:del w:id="17" w:author="Julian King" w:date="2020-07-03T15:05:00Z">
        <w:r w:rsidDel="00312532">
          <w:delText>. P</w:delText>
        </w:r>
      </w:del>
      <w:ins w:id="18" w:author="Julian King" w:date="2020-07-03T15:05:00Z">
        <w:r w:rsidR="00312532">
          <w:t>p</w:t>
        </w:r>
      </w:ins>
      <w:r>
        <w:t xml:space="preserve">assport data is in the public domain. </w:t>
      </w:r>
      <w:del w:id="19" w:author="Julian King" w:date="2020-07-03T15:05:00Z">
        <w:r w:rsidDel="00312532">
          <w:delText>All the information.</w:delText>
        </w:r>
      </w:del>
    </w:p>
    <w:p w14:paraId="182AE22F" w14:textId="7A57C0FC" w:rsidR="00936C5E" w:rsidRDefault="000E7F6D">
      <w:pPr>
        <w:pStyle w:val="BodyText"/>
      </w:pPr>
      <w:r>
        <w:t xml:space="preserve">According to the responses from the online survey, </w:t>
      </w:r>
      <w:r>
        <w:rPr>
          <w:b/>
        </w:rPr>
        <w:t>7,316 mutant lines and 254 mutant varieties have been developed under RCA since 2000</w:t>
      </w:r>
      <w:r>
        <w:t xml:space="preserve">. As </w:t>
      </w:r>
      <w:del w:id="20" w:author="Julian King" w:date="2020-07-03T15:05:00Z">
        <w:r w:rsidDel="003B6737">
          <w:delText xml:space="preserve">it is </w:delText>
        </w:r>
      </w:del>
      <w:r>
        <w:t>shown in the table below, from the 19 countries that participated in the online survey, two have not developed any mutant line under RCA - Bangladesh and Palau - and five have not developed a</w:t>
      </w:r>
      <w:ins w:id="21" w:author="Julian King" w:date="2020-07-03T15:06:00Z">
        <w:r w:rsidR="009A2538">
          <w:t>ny</w:t>
        </w:r>
      </w:ins>
      <w:r>
        <w:t xml:space="preserve"> mutant variety yet - Bangladesh, Cambodia, Laos, Nepal, and Palau</w:t>
      </w:r>
      <w:del w:id="22" w:author="Julian King" w:date="2020-07-03T15:06:00Z">
        <w:r w:rsidDel="003B6737">
          <w:delText>-</w:delText>
        </w:r>
      </w:del>
      <w:r>
        <w:t>. Thus, from all the countries that participated in the online survey 11% have not developed a mutation line and 26% have not developed a mutation variety yet. The countries that have developed more mutant varities under the RCA programme are Japan (60), China (42), Indonesia (40), Vietnam (36), and Pakistan (35). Refer to annex 1 to see all the mutant lines and mutant varities reported by country and crop.</w:t>
      </w:r>
    </w:p>
    <w:p w14:paraId="4033EC7B" w14:textId="77777777" w:rsidR="00936C5E" w:rsidDel="001652CA" w:rsidRDefault="000E7F6D">
      <w:pPr>
        <w:pStyle w:val="Heading4"/>
        <w:rPr>
          <w:del w:id="23" w:author="Julian King" w:date="2020-07-03T15:06:00Z"/>
        </w:rPr>
      </w:pPr>
      <w:bookmarkStart w:id="24" w:name="X28ec7069f325de722795f1a5080d9c2336d3af6"/>
      <w:r>
        <w:t>Table X. Number of mutant lines and mutant varieties developed under the RCA programme since 2000 (by country)</w:t>
      </w:r>
      <w:bookmarkEnd w:id="24"/>
    </w:p>
    <w:p w14:paraId="2304087F" w14:textId="77777777" w:rsidR="00936C5E" w:rsidRDefault="00936C5E">
      <w:pPr>
        <w:pStyle w:val="Heading4"/>
        <w:pPrChange w:id="25" w:author="Julian King" w:date="2020-07-03T15:06:00Z">
          <w:pPr>
            <w:pStyle w:val="FirstParagraph"/>
          </w:pPr>
        </w:pPrChange>
      </w:pPr>
    </w:p>
    <w:p w14:paraId="6CC6B37F" w14:textId="77777777" w:rsidR="00936C5E" w:rsidRDefault="000E7F6D">
      <w:pPr>
        <w:pStyle w:val="TableCaption"/>
      </w:pPr>
      <w:r>
        <w:t>Source: IAEA’s online survey, 2020</w:t>
      </w:r>
    </w:p>
    <w:tbl>
      <w:tblPr>
        <w:tblStyle w:val="Table"/>
        <w:tblW w:w="0" w:type="pct"/>
        <w:tblLook w:val="07E0" w:firstRow="1" w:lastRow="1" w:firstColumn="1" w:lastColumn="1" w:noHBand="1" w:noVBand="1"/>
      </w:tblPr>
      <w:tblGrid>
        <w:gridCol w:w="1211"/>
        <w:gridCol w:w="1836"/>
        <w:gridCol w:w="1530"/>
        <w:gridCol w:w="2153"/>
        <w:gridCol w:w="1832"/>
      </w:tblGrid>
      <w:tr w:rsidR="00936C5E" w14:paraId="472A620F" w14:textId="77777777">
        <w:tc>
          <w:tcPr>
            <w:tcW w:w="0" w:type="auto"/>
            <w:tcBorders>
              <w:bottom w:val="single" w:sz="0" w:space="0" w:color="auto"/>
            </w:tcBorders>
            <w:vAlign w:val="bottom"/>
          </w:tcPr>
          <w:p w14:paraId="1DE0F44B" w14:textId="77777777" w:rsidR="00936C5E" w:rsidRDefault="000E7F6D">
            <w:pPr>
              <w:pStyle w:val="Compact"/>
            </w:pPr>
            <w:r>
              <w:t>Country</w:t>
            </w:r>
          </w:p>
        </w:tc>
        <w:tc>
          <w:tcPr>
            <w:tcW w:w="0" w:type="auto"/>
            <w:tcBorders>
              <w:bottom w:val="single" w:sz="0" w:space="0" w:color="auto"/>
            </w:tcBorders>
            <w:vAlign w:val="bottom"/>
          </w:tcPr>
          <w:p w14:paraId="5A089D1D" w14:textId="77777777" w:rsidR="00936C5E" w:rsidRDefault="000E7F6D">
            <w:pPr>
              <w:pStyle w:val="Compact"/>
            </w:pPr>
            <w:r>
              <w:t>Has developed lines</w:t>
            </w:r>
          </w:p>
        </w:tc>
        <w:tc>
          <w:tcPr>
            <w:tcW w:w="0" w:type="auto"/>
            <w:tcBorders>
              <w:bottom w:val="single" w:sz="0" w:space="0" w:color="auto"/>
            </w:tcBorders>
            <w:vAlign w:val="bottom"/>
          </w:tcPr>
          <w:p w14:paraId="17804066" w14:textId="77777777" w:rsidR="00936C5E" w:rsidRDefault="000E7F6D">
            <w:pPr>
              <w:pStyle w:val="Compact"/>
              <w:jc w:val="right"/>
            </w:pPr>
            <w:r>
              <w:t>Lines developed</w:t>
            </w:r>
          </w:p>
        </w:tc>
        <w:tc>
          <w:tcPr>
            <w:tcW w:w="0" w:type="auto"/>
            <w:tcBorders>
              <w:bottom w:val="single" w:sz="0" w:space="0" w:color="auto"/>
            </w:tcBorders>
            <w:vAlign w:val="bottom"/>
          </w:tcPr>
          <w:p w14:paraId="2E333AE2" w14:textId="77777777" w:rsidR="00936C5E" w:rsidRDefault="000E7F6D">
            <w:pPr>
              <w:pStyle w:val="Compact"/>
            </w:pPr>
            <w:r>
              <w:t>Has developed varieties</w:t>
            </w:r>
          </w:p>
        </w:tc>
        <w:tc>
          <w:tcPr>
            <w:tcW w:w="0" w:type="auto"/>
            <w:tcBorders>
              <w:bottom w:val="single" w:sz="0" w:space="0" w:color="auto"/>
            </w:tcBorders>
            <w:vAlign w:val="bottom"/>
          </w:tcPr>
          <w:p w14:paraId="7E66C1EB" w14:textId="77777777" w:rsidR="00936C5E" w:rsidRDefault="000E7F6D">
            <w:pPr>
              <w:pStyle w:val="Compact"/>
              <w:jc w:val="right"/>
            </w:pPr>
            <w:r>
              <w:t>Varieties developed</w:t>
            </w:r>
          </w:p>
        </w:tc>
      </w:tr>
      <w:tr w:rsidR="00936C5E" w14:paraId="594F8333" w14:textId="77777777">
        <w:tc>
          <w:tcPr>
            <w:tcW w:w="0" w:type="auto"/>
          </w:tcPr>
          <w:p w14:paraId="4000C5DF" w14:textId="77777777" w:rsidR="00936C5E" w:rsidRDefault="000E7F6D">
            <w:pPr>
              <w:pStyle w:val="Compact"/>
            </w:pPr>
            <w:r>
              <w:t>Australia</w:t>
            </w:r>
          </w:p>
        </w:tc>
        <w:tc>
          <w:tcPr>
            <w:tcW w:w="0" w:type="auto"/>
          </w:tcPr>
          <w:p w14:paraId="78B3CF7B" w14:textId="77777777" w:rsidR="00936C5E" w:rsidRDefault="000E7F6D">
            <w:pPr>
              <w:pStyle w:val="Compact"/>
            </w:pPr>
            <w:r>
              <w:t>Yes</w:t>
            </w:r>
          </w:p>
        </w:tc>
        <w:tc>
          <w:tcPr>
            <w:tcW w:w="0" w:type="auto"/>
          </w:tcPr>
          <w:p w14:paraId="252B88DD" w14:textId="77777777" w:rsidR="00936C5E" w:rsidRDefault="000E7F6D">
            <w:pPr>
              <w:pStyle w:val="Compact"/>
              <w:jc w:val="right"/>
            </w:pPr>
            <w:r>
              <w:t>150</w:t>
            </w:r>
          </w:p>
        </w:tc>
        <w:tc>
          <w:tcPr>
            <w:tcW w:w="0" w:type="auto"/>
          </w:tcPr>
          <w:p w14:paraId="122E3E69" w14:textId="77777777" w:rsidR="00936C5E" w:rsidRDefault="000E7F6D">
            <w:pPr>
              <w:pStyle w:val="Compact"/>
            </w:pPr>
            <w:r>
              <w:t>Yes</w:t>
            </w:r>
          </w:p>
        </w:tc>
        <w:tc>
          <w:tcPr>
            <w:tcW w:w="0" w:type="auto"/>
          </w:tcPr>
          <w:p w14:paraId="131CF77F" w14:textId="77777777" w:rsidR="00936C5E" w:rsidRDefault="000E7F6D">
            <w:pPr>
              <w:pStyle w:val="Compact"/>
              <w:jc w:val="right"/>
            </w:pPr>
            <w:r>
              <w:t>1</w:t>
            </w:r>
          </w:p>
        </w:tc>
      </w:tr>
      <w:tr w:rsidR="00936C5E" w14:paraId="76272765" w14:textId="77777777">
        <w:tc>
          <w:tcPr>
            <w:tcW w:w="0" w:type="auto"/>
          </w:tcPr>
          <w:p w14:paraId="5A6920FB" w14:textId="77777777" w:rsidR="00936C5E" w:rsidRDefault="000E7F6D">
            <w:pPr>
              <w:pStyle w:val="Compact"/>
            </w:pPr>
            <w:r>
              <w:lastRenderedPageBreak/>
              <w:t>Bangladesh</w:t>
            </w:r>
          </w:p>
        </w:tc>
        <w:tc>
          <w:tcPr>
            <w:tcW w:w="0" w:type="auto"/>
          </w:tcPr>
          <w:p w14:paraId="0E2314C7" w14:textId="77777777" w:rsidR="00936C5E" w:rsidRDefault="000E7F6D">
            <w:pPr>
              <w:pStyle w:val="Compact"/>
            </w:pPr>
            <w:r>
              <w:t>No</w:t>
            </w:r>
          </w:p>
        </w:tc>
        <w:tc>
          <w:tcPr>
            <w:tcW w:w="0" w:type="auto"/>
          </w:tcPr>
          <w:p w14:paraId="72E0D6BB" w14:textId="77777777" w:rsidR="00936C5E" w:rsidRDefault="000E7F6D">
            <w:pPr>
              <w:pStyle w:val="Compact"/>
              <w:jc w:val="right"/>
            </w:pPr>
            <w:r>
              <w:t>0</w:t>
            </w:r>
          </w:p>
        </w:tc>
        <w:tc>
          <w:tcPr>
            <w:tcW w:w="0" w:type="auto"/>
          </w:tcPr>
          <w:p w14:paraId="369AA5DE" w14:textId="77777777" w:rsidR="00936C5E" w:rsidRDefault="000E7F6D">
            <w:pPr>
              <w:pStyle w:val="Compact"/>
            </w:pPr>
            <w:r>
              <w:t>No</w:t>
            </w:r>
          </w:p>
        </w:tc>
        <w:tc>
          <w:tcPr>
            <w:tcW w:w="0" w:type="auto"/>
          </w:tcPr>
          <w:p w14:paraId="65D9F8B5" w14:textId="77777777" w:rsidR="00936C5E" w:rsidRDefault="000E7F6D">
            <w:pPr>
              <w:pStyle w:val="Compact"/>
              <w:jc w:val="right"/>
            </w:pPr>
            <w:r>
              <w:t>0</w:t>
            </w:r>
          </w:p>
        </w:tc>
      </w:tr>
      <w:tr w:rsidR="00936C5E" w14:paraId="271E8468" w14:textId="77777777">
        <w:tc>
          <w:tcPr>
            <w:tcW w:w="0" w:type="auto"/>
          </w:tcPr>
          <w:p w14:paraId="571F4041" w14:textId="77777777" w:rsidR="00936C5E" w:rsidRDefault="000E7F6D">
            <w:pPr>
              <w:pStyle w:val="Compact"/>
            </w:pPr>
            <w:r>
              <w:t>Cambodia</w:t>
            </w:r>
          </w:p>
        </w:tc>
        <w:tc>
          <w:tcPr>
            <w:tcW w:w="0" w:type="auto"/>
          </w:tcPr>
          <w:p w14:paraId="64F0F379" w14:textId="77777777" w:rsidR="00936C5E" w:rsidRDefault="000E7F6D">
            <w:pPr>
              <w:pStyle w:val="Compact"/>
            </w:pPr>
            <w:r>
              <w:t>Yes</w:t>
            </w:r>
          </w:p>
        </w:tc>
        <w:tc>
          <w:tcPr>
            <w:tcW w:w="0" w:type="auto"/>
          </w:tcPr>
          <w:p w14:paraId="0AB95E73" w14:textId="77777777" w:rsidR="00936C5E" w:rsidRDefault="000E7F6D">
            <w:pPr>
              <w:pStyle w:val="Compact"/>
              <w:jc w:val="right"/>
            </w:pPr>
            <w:r>
              <w:t>1</w:t>
            </w:r>
          </w:p>
        </w:tc>
        <w:tc>
          <w:tcPr>
            <w:tcW w:w="0" w:type="auto"/>
          </w:tcPr>
          <w:p w14:paraId="04690E10" w14:textId="77777777" w:rsidR="00936C5E" w:rsidRDefault="000E7F6D">
            <w:pPr>
              <w:pStyle w:val="Compact"/>
            </w:pPr>
            <w:r>
              <w:t>No</w:t>
            </w:r>
          </w:p>
        </w:tc>
        <w:tc>
          <w:tcPr>
            <w:tcW w:w="0" w:type="auto"/>
          </w:tcPr>
          <w:p w14:paraId="4D4D3CB3" w14:textId="77777777" w:rsidR="00936C5E" w:rsidRDefault="000E7F6D">
            <w:pPr>
              <w:pStyle w:val="Compact"/>
              <w:jc w:val="right"/>
            </w:pPr>
            <w:r>
              <w:t>0</w:t>
            </w:r>
          </w:p>
        </w:tc>
      </w:tr>
      <w:tr w:rsidR="00936C5E" w14:paraId="7DD5AD94" w14:textId="77777777">
        <w:tc>
          <w:tcPr>
            <w:tcW w:w="0" w:type="auto"/>
          </w:tcPr>
          <w:p w14:paraId="58CA5A67" w14:textId="77777777" w:rsidR="00936C5E" w:rsidRDefault="000E7F6D">
            <w:pPr>
              <w:pStyle w:val="Compact"/>
            </w:pPr>
            <w:r>
              <w:t>China</w:t>
            </w:r>
          </w:p>
        </w:tc>
        <w:tc>
          <w:tcPr>
            <w:tcW w:w="0" w:type="auto"/>
          </w:tcPr>
          <w:p w14:paraId="65FB0C57" w14:textId="77777777" w:rsidR="00936C5E" w:rsidRDefault="000E7F6D">
            <w:pPr>
              <w:pStyle w:val="Compact"/>
            </w:pPr>
            <w:r>
              <w:t>Yes</w:t>
            </w:r>
          </w:p>
        </w:tc>
        <w:tc>
          <w:tcPr>
            <w:tcW w:w="0" w:type="auto"/>
          </w:tcPr>
          <w:p w14:paraId="6B154729" w14:textId="77777777" w:rsidR="00936C5E" w:rsidRDefault="000E7F6D">
            <w:pPr>
              <w:pStyle w:val="Compact"/>
              <w:jc w:val="right"/>
            </w:pPr>
            <w:r>
              <w:t>5000</w:t>
            </w:r>
          </w:p>
        </w:tc>
        <w:tc>
          <w:tcPr>
            <w:tcW w:w="0" w:type="auto"/>
          </w:tcPr>
          <w:p w14:paraId="2A57DCC4" w14:textId="77777777" w:rsidR="00936C5E" w:rsidRDefault="000E7F6D">
            <w:pPr>
              <w:pStyle w:val="Compact"/>
            </w:pPr>
            <w:r>
              <w:t>Yes</w:t>
            </w:r>
          </w:p>
        </w:tc>
        <w:tc>
          <w:tcPr>
            <w:tcW w:w="0" w:type="auto"/>
          </w:tcPr>
          <w:p w14:paraId="07BD2233" w14:textId="77777777" w:rsidR="00936C5E" w:rsidRDefault="000E7F6D">
            <w:pPr>
              <w:pStyle w:val="Compact"/>
              <w:jc w:val="right"/>
            </w:pPr>
            <w:r>
              <w:t>42</w:t>
            </w:r>
          </w:p>
        </w:tc>
      </w:tr>
      <w:tr w:rsidR="00936C5E" w14:paraId="05AFC89A" w14:textId="77777777">
        <w:tc>
          <w:tcPr>
            <w:tcW w:w="0" w:type="auto"/>
          </w:tcPr>
          <w:p w14:paraId="097109AB" w14:textId="77777777" w:rsidR="00936C5E" w:rsidRDefault="000E7F6D">
            <w:pPr>
              <w:pStyle w:val="Compact"/>
            </w:pPr>
            <w:r>
              <w:t>India</w:t>
            </w:r>
          </w:p>
        </w:tc>
        <w:tc>
          <w:tcPr>
            <w:tcW w:w="0" w:type="auto"/>
          </w:tcPr>
          <w:p w14:paraId="508CA52F" w14:textId="77777777" w:rsidR="00936C5E" w:rsidRDefault="000E7F6D">
            <w:pPr>
              <w:pStyle w:val="Compact"/>
            </w:pPr>
            <w:r>
              <w:t>Yes</w:t>
            </w:r>
          </w:p>
        </w:tc>
        <w:tc>
          <w:tcPr>
            <w:tcW w:w="0" w:type="auto"/>
          </w:tcPr>
          <w:p w14:paraId="3EA9E187" w14:textId="77777777" w:rsidR="00936C5E" w:rsidRDefault="000E7F6D">
            <w:pPr>
              <w:pStyle w:val="Compact"/>
              <w:jc w:val="right"/>
            </w:pPr>
            <w:r>
              <w:t>65</w:t>
            </w:r>
          </w:p>
        </w:tc>
        <w:tc>
          <w:tcPr>
            <w:tcW w:w="0" w:type="auto"/>
          </w:tcPr>
          <w:p w14:paraId="163DCFA3" w14:textId="77777777" w:rsidR="00936C5E" w:rsidRDefault="000E7F6D">
            <w:pPr>
              <w:pStyle w:val="Compact"/>
            </w:pPr>
            <w:r>
              <w:t>Yes</w:t>
            </w:r>
          </w:p>
        </w:tc>
        <w:tc>
          <w:tcPr>
            <w:tcW w:w="0" w:type="auto"/>
          </w:tcPr>
          <w:p w14:paraId="5C5360A7" w14:textId="77777777" w:rsidR="00936C5E" w:rsidRDefault="000E7F6D">
            <w:pPr>
              <w:pStyle w:val="Compact"/>
              <w:jc w:val="right"/>
            </w:pPr>
            <w:r>
              <w:t>7</w:t>
            </w:r>
          </w:p>
        </w:tc>
      </w:tr>
      <w:tr w:rsidR="00936C5E" w14:paraId="0EB185A0" w14:textId="77777777">
        <w:tc>
          <w:tcPr>
            <w:tcW w:w="0" w:type="auto"/>
          </w:tcPr>
          <w:p w14:paraId="43AF7EEE" w14:textId="77777777" w:rsidR="00936C5E" w:rsidRDefault="000E7F6D">
            <w:pPr>
              <w:pStyle w:val="Compact"/>
            </w:pPr>
            <w:r>
              <w:t>Indonesia</w:t>
            </w:r>
          </w:p>
        </w:tc>
        <w:tc>
          <w:tcPr>
            <w:tcW w:w="0" w:type="auto"/>
          </w:tcPr>
          <w:p w14:paraId="3EA55923" w14:textId="77777777" w:rsidR="00936C5E" w:rsidRDefault="000E7F6D">
            <w:pPr>
              <w:pStyle w:val="Compact"/>
            </w:pPr>
            <w:r>
              <w:t>Yes</w:t>
            </w:r>
          </w:p>
        </w:tc>
        <w:tc>
          <w:tcPr>
            <w:tcW w:w="0" w:type="auto"/>
          </w:tcPr>
          <w:p w14:paraId="68596409" w14:textId="77777777" w:rsidR="00936C5E" w:rsidRDefault="000E7F6D">
            <w:pPr>
              <w:pStyle w:val="Compact"/>
              <w:jc w:val="right"/>
            </w:pPr>
            <w:r>
              <w:t>450</w:t>
            </w:r>
          </w:p>
        </w:tc>
        <w:tc>
          <w:tcPr>
            <w:tcW w:w="0" w:type="auto"/>
          </w:tcPr>
          <w:p w14:paraId="485FA2AF" w14:textId="77777777" w:rsidR="00936C5E" w:rsidRDefault="000E7F6D">
            <w:pPr>
              <w:pStyle w:val="Compact"/>
            </w:pPr>
            <w:r>
              <w:t>Yes</w:t>
            </w:r>
          </w:p>
        </w:tc>
        <w:tc>
          <w:tcPr>
            <w:tcW w:w="0" w:type="auto"/>
          </w:tcPr>
          <w:p w14:paraId="17F0DF41" w14:textId="77777777" w:rsidR="00936C5E" w:rsidRDefault="000E7F6D">
            <w:pPr>
              <w:pStyle w:val="Compact"/>
              <w:jc w:val="right"/>
            </w:pPr>
            <w:r>
              <w:t>40</w:t>
            </w:r>
          </w:p>
        </w:tc>
      </w:tr>
      <w:tr w:rsidR="00936C5E" w14:paraId="6E64B2A2" w14:textId="77777777">
        <w:tc>
          <w:tcPr>
            <w:tcW w:w="0" w:type="auto"/>
          </w:tcPr>
          <w:p w14:paraId="4B6009C4" w14:textId="77777777" w:rsidR="00936C5E" w:rsidRDefault="000E7F6D">
            <w:pPr>
              <w:pStyle w:val="Compact"/>
            </w:pPr>
            <w:r>
              <w:t>Japan</w:t>
            </w:r>
          </w:p>
        </w:tc>
        <w:tc>
          <w:tcPr>
            <w:tcW w:w="0" w:type="auto"/>
          </w:tcPr>
          <w:p w14:paraId="3E637859" w14:textId="77777777" w:rsidR="00936C5E" w:rsidRDefault="000E7F6D">
            <w:pPr>
              <w:pStyle w:val="Compact"/>
            </w:pPr>
            <w:r>
              <w:t>Yes</w:t>
            </w:r>
          </w:p>
        </w:tc>
        <w:tc>
          <w:tcPr>
            <w:tcW w:w="0" w:type="auto"/>
          </w:tcPr>
          <w:p w14:paraId="090CC780" w14:textId="77777777" w:rsidR="00936C5E" w:rsidRDefault="000E7F6D">
            <w:pPr>
              <w:pStyle w:val="Compact"/>
              <w:jc w:val="right"/>
            </w:pPr>
            <w:r>
              <w:t>60</w:t>
            </w:r>
          </w:p>
        </w:tc>
        <w:tc>
          <w:tcPr>
            <w:tcW w:w="0" w:type="auto"/>
          </w:tcPr>
          <w:p w14:paraId="4A4E32D2" w14:textId="77777777" w:rsidR="00936C5E" w:rsidRDefault="000E7F6D">
            <w:pPr>
              <w:pStyle w:val="Compact"/>
            </w:pPr>
            <w:r>
              <w:t>Yes</w:t>
            </w:r>
          </w:p>
        </w:tc>
        <w:tc>
          <w:tcPr>
            <w:tcW w:w="0" w:type="auto"/>
          </w:tcPr>
          <w:p w14:paraId="35007A68" w14:textId="77777777" w:rsidR="00936C5E" w:rsidRDefault="000E7F6D">
            <w:pPr>
              <w:pStyle w:val="Compact"/>
              <w:jc w:val="right"/>
            </w:pPr>
            <w:r>
              <w:t>60</w:t>
            </w:r>
          </w:p>
        </w:tc>
      </w:tr>
      <w:tr w:rsidR="00936C5E" w14:paraId="01A1B0A0" w14:textId="77777777">
        <w:tc>
          <w:tcPr>
            <w:tcW w:w="0" w:type="auto"/>
          </w:tcPr>
          <w:p w14:paraId="2825DC4D" w14:textId="77777777" w:rsidR="00936C5E" w:rsidRDefault="000E7F6D">
            <w:pPr>
              <w:pStyle w:val="Compact"/>
            </w:pPr>
            <w:r>
              <w:t>Laos</w:t>
            </w:r>
          </w:p>
        </w:tc>
        <w:tc>
          <w:tcPr>
            <w:tcW w:w="0" w:type="auto"/>
          </w:tcPr>
          <w:p w14:paraId="4F813BBB" w14:textId="77777777" w:rsidR="00936C5E" w:rsidRDefault="000E7F6D">
            <w:pPr>
              <w:pStyle w:val="Compact"/>
            </w:pPr>
            <w:r>
              <w:t>Yes</w:t>
            </w:r>
          </w:p>
        </w:tc>
        <w:tc>
          <w:tcPr>
            <w:tcW w:w="0" w:type="auto"/>
          </w:tcPr>
          <w:p w14:paraId="2BDD52E5" w14:textId="77777777" w:rsidR="00936C5E" w:rsidRDefault="000E7F6D">
            <w:pPr>
              <w:pStyle w:val="Compact"/>
              <w:jc w:val="right"/>
            </w:pPr>
            <w:r>
              <w:t>93</w:t>
            </w:r>
          </w:p>
        </w:tc>
        <w:tc>
          <w:tcPr>
            <w:tcW w:w="0" w:type="auto"/>
          </w:tcPr>
          <w:p w14:paraId="64C1EC7D" w14:textId="77777777" w:rsidR="00936C5E" w:rsidRDefault="000E7F6D">
            <w:pPr>
              <w:pStyle w:val="Compact"/>
            </w:pPr>
            <w:r>
              <w:t>No</w:t>
            </w:r>
          </w:p>
        </w:tc>
        <w:tc>
          <w:tcPr>
            <w:tcW w:w="0" w:type="auto"/>
          </w:tcPr>
          <w:p w14:paraId="7E9A5451" w14:textId="77777777" w:rsidR="00936C5E" w:rsidRDefault="000E7F6D">
            <w:pPr>
              <w:pStyle w:val="Compact"/>
              <w:jc w:val="right"/>
            </w:pPr>
            <w:r>
              <w:t>0</w:t>
            </w:r>
          </w:p>
        </w:tc>
      </w:tr>
      <w:tr w:rsidR="00936C5E" w14:paraId="7AF9D88D" w14:textId="77777777">
        <w:tc>
          <w:tcPr>
            <w:tcW w:w="0" w:type="auto"/>
          </w:tcPr>
          <w:p w14:paraId="33018DB8" w14:textId="77777777" w:rsidR="00936C5E" w:rsidRDefault="000E7F6D">
            <w:pPr>
              <w:pStyle w:val="Compact"/>
            </w:pPr>
            <w:r>
              <w:t>Malaysia</w:t>
            </w:r>
          </w:p>
        </w:tc>
        <w:tc>
          <w:tcPr>
            <w:tcW w:w="0" w:type="auto"/>
          </w:tcPr>
          <w:p w14:paraId="5DA68A09" w14:textId="77777777" w:rsidR="00936C5E" w:rsidRDefault="000E7F6D">
            <w:pPr>
              <w:pStyle w:val="Compact"/>
            </w:pPr>
            <w:r>
              <w:t>Yes</w:t>
            </w:r>
          </w:p>
        </w:tc>
        <w:tc>
          <w:tcPr>
            <w:tcW w:w="0" w:type="auto"/>
          </w:tcPr>
          <w:p w14:paraId="590A5778" w14:textId="77777777" w:rsidR="00936C5E" w:rsidRDefault="000E7F6D">
            <w:pPr>
              <w:pStyle w:val="Compact"/>
              <w:jc w:val="right"/>
            </w:pPr>
            <w:r>
              <w:t>16</w:t>
            </w:r>
          </w:p>
        </w:tc>
        <w:tc>
          <w:tcPr>
            <w:tcW w:w="0" w:type="auto"/>
          </w:tcPr>
          <w:p w14:paraId="7CCA70CE" w14:textId="77777777" w:rsidR="00936C5E" w:rsidRDefault="000E7F6D">
            <w:pPr>
              <w:pStyle w:val="Compact"/>
            </w:pPr>
            <w:r>
              <w:t>Yes</w:t>
            </w:r>
          </w:p>
        </w:tc>
        <w:tc>
          <w:tcPr>
            <w:tcW w:w="0" w:type="auto"/>
          </w:tcPr>
          <w:p w14:paraId="7D568359" w14:textId="77777777" w:rsidR="00936C5E" w:rsidRDefault="000E7F6D">
            <w:pPr>
              <w:pStyle w:val="Compact"/>
              <w:jc w:val="right"/>
            </w:pPr>
            <w:r>
              <w:t>1</w:t>
            </w:r>
          </w:p>
        </w:tc>
      </w:tr>
      <w:tr w:rsidR="00936C5E" w14:paraId="03BC79A8" w14:textId="77777777">
        <w:tc>
          <w:tcPr>
            <w:tcW w:w="0" w:type="auto"/>
          </w:tcPr>
          <w:p w14:paraId="5DF596BA" w14:textId="77777777" w:rsidR="00936C5E" w:rsidRDefault="000E7F6D">
            <w:pPr>
              <w:pStyle w:val="Compact"/>
            </w:pPr>
            <w:r>
              <w:t>Mongolia</w:t>
            </w:r>
          </w:p>
        </w:tc>
        <w:tc>
          <w:tcPr>
            <w:tcW w:w="0" w:type="auto"/>
          </w:tcPr>
          <w:p w14:paraId="31A44100" w14:textId="77777777" w:rsidR="00936C5E" w:rsidRDefault="000E7F6D">
            <w:pPr>
              <w:pStyle w:val="Compact"/>
            </w:pPr>
            <w:r>
              <w:t>Yes</w:t>
            </w:r>
          </w:p>
        </w:tc>
        <w:tc>
          <w:tcPr>
            <w:tcW w:w="0" w:type="auto"/>
          </w:tcPr>
          <w:p w14:paraId="055E7844" w14:textId="77777777" w:rsidR="00936C5E" w:rsidRDefault="000E7F6D">
            <w:pPr>
              <w:pStyle w:val="Compact"/>
              <w:jc w:val="right"/>
            </w:pPr>
            <w:r>
              <w:t>20</w:t>
            </w:r>
          </w:p>
        </w:tc>
        <w:tc>
          <w:tcPr>
            <w:tcW w:w="0" w:type="auto"/>
          </w:tcPr>
          <w:p w14:paraId="14388553" w14:textId="77777777" w:rsidR="00936C5E" w:rsidRDefault="000E7F6D">
            <w:pPr>
              <w:pStyle w:val="Compact"/>
            </w:pPr>
            <w:r>
              <w:t>Yes</w:t>
            </w:r>
          </w:p>
        </w:tc>
        <w:tc>
          <w:tcPr>
            <w:tcW w:w="0" w:type="auto"/>
          </w:tcPr>
          <w:p w14:paraId="575F729B" w14:textId="77777777" w:rsidR="00936C5E" w:rsidRDefault="000E7F6D">
            <w:pPr>
              <w:pStyle w:val="Compact"/>
              <w:jc w:val="right"/>
            </w:pPr>
            <w:r>
              <w:t>3</w:t>
            </w:r>
          </w:p>
        </w:tc>
      </w:tr>
      <w:tr w:rsidR="00936C5E" w14:paraId="1A2DEAC9" w14:textId="77777777">
        <w:tc>
          <w:tcPr>
            <w:tcW w:w="0" w:type="auto"/>
          </w:tcPr>
          <w:p w14:paraId="7093D13C" w14:textId="77777777" w:rsidR="00936C5E" w:rsidRDefault="000E7F6D">
            <w:pPr>
              <w:pStyle w:val="Compact"/>
            </w:pPr>
            <w:r>
              <w:t>Myanmar</w:t>
            </w:r>
          </w:p>
        </w:tc>
        <w:tc>
          <w:tcPr>
            <w:tcW w:w="0" w:type="auto"/>
          </w:tcPr>
          <w:p w14:paraId="71CED544" w14:textId="77777777" w:rsidR="00936C5E" w:rsidRDefault="000E7F6D">
            <w:pPr>
              <w:pStyle w:val="Compact"/>
            </w:pPr>
            <w:r>
              <w:t>Yes</w:t>
            </w:r>
          </w:p>
        </w:tc>
        <w:tc>
          <w:tcPr>
            <w:tcW w:w="0" w:type="auto"/>
          </w:tcPr>
          <w:p w14:paraId="26D89641" w14:textId="77777777" w:rsidR="00936C5E" w:rsidRDefault="000E7F6D">
            <w:pPr>
              <w:pStyle w:val="Compact"/>
              <w:jc w:val="right"/>
            </w:pPr>
            <w:r>
              <w:t>35</w:t>
            </w:r>
          </w:p>
        </w:tc>
        <w:tc>
          <w:tcPr>
            <w:tcW w:w="0" w:type="auto"/>
          </w:tcPr>
          <w:p w14:paraId="5E08FB87" w14:textId="77777777" w:rsidR="00936C5E" w:rsidRDefault="000E7F6D">
            <w:pPr>
              <w:pStyle w:val="Compact"/>
            </w:pPr>
            <w:r>
              <w:t>Yes</w:t>
            </w:r>
          </w:p>
        </w:tc>
        <w:tc>
          <w:tcPr>
            <w:tcW w:w="0" w:type="auto"/>
          </w:tcPr>
          <w:p w14:paraId="19A64190" w14:textId="77777777" w:rsidR="00936C5E" w:rsidRDefault="000E7F6D">
            <w:pPr>
              <w:pStyle w:val="Compact"/>
              <w:jc w:val="right"/>
            </w:pPr>
            <w:r>
              <w:t>5</w:t>
            </w:r>
          </w:p>
        </w:tc>
      </w:tr>
      <w:tr w:rsidR="00936C5E" w14:paraId="52ECDC9B" w14:textId="77777777">
        <w:tc>
          <w:tcPr>
            <w:tcW w:w="0" w:type="auto"/>
          </w:tcPr>
          <w:p w14:paraId="6E94E0B5" w14:textId="77777777" w:rsidR="00936C5E" w:rsidRDefault="000E7F6D">
            <w:pPr>
              <w:pStyle w:val="Compact"/>
            </w:pPr>
            <w:r>
              <w:t>Nepal</w:t>
            </w:r>
          </w:p>
        </w:tc>
        <w:tc>
          <w:tcPr>
            <w:tcW w:w="0" w:type="auto"/>
          </w:tcPr>
          <w:p w14:paraId="607D68BA" w14:textId="77777777" w:rsidR="00936C5E" w:rsidRDefault="000E7F6D">
            <w:pPr>
              <w:pStyle w:val="Compact"/>
            </w:pPr>
            <w:r>
              <w:t>Yes</w:t>
            </w:r>
          </w:p>
        </w:tc>
        <w:tc>
          <w:tcPr>
            <w:tcW w:w="0" w:type="auto"/>
          </w:tcPr>
          <w:p w14:paraId="462793D7" w14:textId="77777777" w:rsidR="00936C5E" w:rsidRDefault="000E7F6D">
            <w:pPr>
              <w:pStyle w:val="Compact"/>
              <w:jc w:val="right"/>
            </w:pPr>
            <w:r>
              <w:t>50</w:t>
            </w:r>
          </w:p>
        </w:tc>
        <w:tc>
          <w:tcPr>
            <w:tcW w:w="0" w:type="auto"/>
          </w:tcPr>
          <w:p w14:paraId="775F8B00" w14:textId="77777777" w:rsidR="00936C5E" w:rsidRDefault="000E7F6D">
            <w:pPr>
              <w:pStyle w:val="Compact"/>
            </w:pPr>
            <w:r>
              <w:t>No</w:t>
            </w:r>
          </w:p>
        </w:tc>
        <w:tc>
          <w:tcPr>
            <w:tcW w:w="0" w:type="auto"/>
          </w:tcPr>
          <w:p w14:paraId="27646E6C" w14:textId="77777777" w:rsidR="00936C5E" w:rsidRDefault="000E7F6D">
            <w:pPr>
              <w:pStyle w:val="Compact"/>
              <w:jc w:val="right"/>
            </w:pPr>
            <w:r>
              <w:t>0</w:t>
            </w:r>
          </w:p>
        </w:tc>
      </w:tr>
      <w:tr w:rsidR="00936C5E" w14:paraId="53CD1A33" w14:textId="77777777">
        <w:tc>
          <w:tcPr>
            <w:tcW w:w="0" w:type="auto"/>
          </w:tcPr>
          <w:p w14:paraId="63D80910" w14:textId="77777777" w:rsidR="00936C5E" w:rsidRDefault="000E7F6D">
            <w:pPr>
              <w:pStyle w:val="Compact"/>
            </w:pPr>
            <w:r>
              <w:t>Pakistan</w:t>
            </w:r>
          </w:p>
        </w:tc>
        <w:tc>
          <w:tcPr>
            <w:tcW w:w="0" w:type="auto"/>
          </w:tcPr>
          <w:p w14:paraId="71E09416" w14:textId="77777777" w:rsidR="00936C5E" w:rsidRDefault="000E7F6D">
            <w:pPr>
              <w:pStyle w:val="Compact"/>
            </w:pPr>
            <w:r>
              <w:t>Yes</w:t>
            </w:r>
          </w:p>
        </w:tc>
        <w:tc>
          <w:tcPr>
            <w:tcW w:w="0" w:type="auto"/>
          </w:tcPr>
          <w:p w14:paraId="4F9DF1B3" w14:textId="77777777" w:rsidR="00936C5E" w:rsidRDefault="000E7F6D">
            <w:pPr>
              <w:pStyle w:val="Compact"/>
              <w:jc w:val="right"/>
            </w:pPr>
            <w:r>
              <w:t>173</w:t>
            </w:r>
          </w:p>
        </w:tc>
        <w:tc>
          <w:tcPr>
            <w:tcW w:w="0" w:type="auto"/>
          </w:tcPr>
          <w:p w14:paraId="794E3478" w14:textId="77777777" w:rsidR="00936C5E" w:rsidRDefault="000E7F6D">
            <w:pPr>
              <w:pStyle w:val="Compact"/>
            </w:pPr>
            <w:r>
              <w:t>Yes</w:t>
            </w:r>
          </w:p>
        </w:tc>
        <w:tc>
          <w:tcPr>
            <w:tcW w:w="0" w:type="auto"/>
          </w:tcPr>
          <w:p w14:paraId="483FD4A2" w14:textId="77777777" w:rsidR="00936C5E" w:rsidRDefault="000E7F6D">
            <w:pPr>
              <w:pStyle w:val="Compact"/>
              <w:jc w:val="right"/>
            </w:pPr>
            <w:r>
              <w:t>35</w:t>
            </w:r>
          </w:p>
        </w:tc>
      </w:tr>
      <w:tr w:rsidR="00936C5E" w14:paraId="5893A82F" w14:textId="77777777">
        <w:tc>
          <w:tcPr>
            <w:tcW w:w="0" w:type="auto"/>
          </w:tcPr>
          <w:p w14:paraId="7E72FE13" w14:textId="77777777" w:rsidR="00936C5E" w:rsidRDefault="000E7F6D">
            <w:pPr>
              <w:pStyle w:val="Compact"/>
            </w:pPr>
            <w:r>
              <w:t>Palau</w:t>
            </w:r>
          </w:p>
        </w:tc>
        <w:tc>
          <w:tcPr>
            <w:tcW w:w="0" w:type="auto"/>
          </w:tcPr>
          <w:p w14:paraId="1C8A2028" w14:textId="77777777" w:rsidR="00936C5E" w:rsidRDefault="000E7F6D">
            <w:pPr>
              <w:pStyle w:val="Compact"/>
            </w:pPr>
            <w:r>
              <w:t>No</w:t>
            </w:r>
          </w:p>
        </w:tc>
        <w:tc>
          <w:tcPr>
            <w:tcW w:w="0" w:type="auto"/>
          </w:tcPr>
          <w:p w14:paraId="7A005EBE" w14:textId="77777777" w:rsidR="00936C5E" w:rsidRDefault="000E7F6D">
            <w:pPr>
              <w:pStyle w:val="Compact"/>
              <w:jc w:val="right"/>
            </w:pPr>
            <w:r>
              <w:t>0</w:t>
            </w:r>
          </w:p>
        </w:tc>
        <w:tc>
          <w:tcPr>
            <w:tcW w:w="0" w:type="auto"/>
          </w:tcPr>
          <w:p w14:paraId="7B3F9269" w14:textId="77777777" w:rsidR="00936C5E" w:rsidRDefault="000E7F6D">
            <w:pPr>
              <w:pStyle w:val="Compact"/>
            </w:pPr>
            <w:r>
              <w:t>No</w:t>
            </w:r>
          </w:p>
        </w:tc>
        <w:tc>
          <w:tcPr>
            <w:tcW w:w="0" w:type="auto"/>
          </w:tcPr>
          <w:p w14:paraId="50E0BBDB" w14:textId="77777777" w:rsidR="00936C5E" w:rsidRDefault="000E7F6D">
            <w:pPr>
              <w:pStyle w:val="Compact"/>
              <w:jc w:val="right"/>
            </w:pPr>
            <w:r>
              <w:t>0</w:t>
            </w:r>
          </w:p>
        </w:tc>
      </w:tr>
      <w:tr w:rsidR="00936C5E" w14:paraId="359818A1" w14:textId="77777777">
        <w:tc>
          <w:tcPr>
            <w:tcW w:w="0" w:type="auto"/>
          </w:tcPr>
          <w:p w14:paraId="33A7F4EF" w14:textId="77777777" w:rsidR="00936C5E" w:rsidRDefault="000E7F6D">
            <w:pPr>
              <w:pStyle w:val="Compact"/>
            </w:pPr>
            <w:r>
              <w:t>Philippines</w:t>
            </w:r>
          </w:p>
        </w:tc>
        <w:tc>
          <w:tcPr>
            <w:tcW w:w="0" w:type="auto"/>
          </w:tcPr>
          <w:p w14:paraId="4D6C30D7" w14:textId="77777777" w:rsidR="00936C5E" w:rsidRDefault="000E7F6D">
            <w:pPr>
              <w:pStyle w:val="Compact"/>
            </w:pPr>
            <w:r>
              <w:t>Yes</w:t>
            </w:r>
          </w:p>
        </w:tc>
        <w:tc>
          <w:tcPr>
            <w:tcW w:w="0" w:type="auto"/>
          </w:tcPr>
          <w:p w14:paraId="4A9A94E7" w14:textId="77777777" w:rsidR="00936C5E" w:rsidRDefault="000E7F6D">
            <w:pPr>
              <w:pStyle w:val="Compact"/>
              <w:jc w:val="right"/>
            </w:pPr>
            <w:r>
              <w:t>34</w:t>
            </w:r>
          </w:p>
        </w:tc>
        <w:tc>
          <w:tcPr>
            <w:tcW w:w="0" w:type="auto"/>
          </w:tcPr>
          <w:p w14:paraId="274F31DE" w14:textId="77777777" w:rsidR="00936C5E" w:rsidRDefault="000E7F6D">
            <w:pPr>
              <w:pStyle w:val="Compact"/>
            </w:pPr>
            <w:r>
              <w:t>Yes</w:t>
            </w:r>
          </w:p>
        </w:tc>
        <w:tc>
          <w:tcPr>
            <w:tcW w:w="0" w:type="auto"/>
          </w:tcPr>
          <w:p w14:paraId="2438E439" w14:textId="77777777" w:rsidR="00936C5E" w:rsidRDefault="000E7F6D">
            <w:pPr>
              <w:pStyle w:val="Compact"/>
              <w:jc w:val="right"/>
            </w:pPr>
            <w:r>
              <w:t>7</w:t>
            </w:r>
          </w:p>
        </w:tc>
      </w:tr>
      <w:tr w:rsidR="00936C5E" w14:paraId="35D96BFE" w14:textId="77777777">
        <w:tc>
          <w:tcPr>
            <w:tcW w:w="0" w:type="auto"/>
          </w:tcPr>
          <w:p w14:paraId="26F59BA0" w14:textId="77777777" w:rsidR="00936C5E" w:rsidRDefault="000E7F6D">
            <w:pPr>
              <w:pStyle w:val="Compact"/>
            </w:pPr>
            <w:r>
              <w:t>South Korea</w:t>
            </w:r>
          </w:p>
        </w:tc>
        <w:tc>
          <w:tcPr>
            <w:tcW w:w="0" w:type="auto"/>
          </w:tcPr>
          <w:p w14:paraId="37601960" w14:textId="77777777" w:rsidR="00936C5E" w:rsidRDefault="000E7F6D">
            <w:pPr>
              <w:pStyle w:val="Compact"/>
            </w:pPr>
            <w:r>
              <w:t>Yes</w:t>
            </w:r>
          </w:p>
        </w:tc>
        <w:tc>
          <w:tcPr>
            <w:tcW w:w="0" w:type="auto"/>
          </w:tcPr>
          <w:p w14:paraId="7CBA3FF4" w14:textId="77777777" w:rsidR="00936C5E" w:rsidRDefault="000E7F6D">
            <w:pPr>
              <w:pStyle w:val="Compact"/>
              <w:jc w:val="right"/>
            </w:pPr>
            <w:r>
              <w:t>800</w:t>
            </w:r>
          </w:p>
        </w:tc>
        <w:tc>
          <w:tcPr>
            <w:tcW w:w="0" w:type="auto"/>
          </w:tcPr>
          <w:p w14:paraId="103469CE" w14:textId="77777777" w:rsidR="00936C5E" w:rsidRDefault="000E7F6D">
            <w:pPr>
              <w:pStyle w:val="Compact"/>
            </w:pPr>
            <w:r>
              <w:t>Yes</w:t>
            </w:r>
          </w:p>
        </w:tc>
        <w:tc>
          <w:tcPr>
            <w:tcW w:w="0" w:type="auto"/>
          </w:tcPr>
          <w:p w14:paraId="45CBC88C" w14:textId="77777777" w:rsidR="00936C5E" w:rsidRDefault="000E7F6D">
            <w:pPr>
              <w:pStyle w:val="Compact"/>
              <w:jc w:val="right"/>
            </w:pPr>
            <w:r>
              <w:t>7</w:t>
            </w:r>
          </w:p>
        </w:tc>
      </w:tr>
      <w:tr w:rsidR="00936C5E" w14:paraId="5FE5E3B0" w14:textId="77777777">
        <w:tc>
          <w:tcPr>
            <w:tcW w:w="0" w:type="auto"/>
          </w:tcPr>
          <w:p w14:paraId="7110AD89" w14:textId="77777777" w:rsidR="00936C5E" w:rsidRDefault="000E7F6D">
            <w:pPr>
              <w:pStyle w:val="Compact"/>
            </w:pPr>
            <w:r>
              <w:t>Sri Lanka</w:t>
            </w:r>
          </w:p>
        </w:tc>
        <w:tc>
          <w:tcPr>
            <w:tcW w:w="0" w:type="auto"/>
          </w:tcPr>
          <w:p w14:paraId="27DE5ECD" w14:textId="77777777" w:rsidR="00936C5E" w:rsidRDefault="000E7F6D">
            <w:pPr>
              <w:pStyle w:val="Compact"/>
            </w:pPr>
            <w:r>
              <w:t>Yes</w:t>
            </w:r>
          </w:p>
        </w:tc>
        <w:tc>
          <w:tcPr>
            <w:tcW w:w="0" w:type="auto"/>
          </w:tcPr>
          <w:p w14:paraId="18E7A608" w14:textId="77777777" w:rsidR="00936C5E" w:rsidRDefault="000E7F6D">
            <w:pPr>
              <w:pStyle w:val="Compact"/>
              <w:jc w:val="right"/>
            </w:pPr>
            <w:r>
              <w:t>19</w:t>
            </w:r>
          </w:p>
        </w:tc>
        <w:tc>
          <w:tcPr>
            <w:tcW w:w="0" w:type="auto"/>
          </w:tcPr>
          <w:p w14:paraId="09D9464B" w14:textId="77777777" w:rsidR="00936C5E" w:rsidRDefault="000E7F6D">
            <w:pPr>
              <w:pStyle w:val="Compact"/>
            </w:pPr>
            <w:r>
              <w:t>Yes</w:t>
            </w:r>
          </w:p>
        </w:tc>
        <w:tc>
          <w:tcPr>
            <w:tcW w:w="0" w:type="auto"/>
          </w:tcPr>
          <w:p w14:paraId="6F6A665D" w14:textId="77777777" w:rsidR="00936C5E" w:rsidRDefault="000E7F6D">
            <w:pPr>
              <w:pStyle w:val="Compact"/>
              <w:jc w:val="right"/>
            </w:pPr>
            <w:r>
              <w:t>1</w:t>
            </w:r>
          </w:p>
        </w:tc>
      </w:tr>
      <w:tr w:rsidR="00936C5E" w14:paraId="36A3EFBD" w14:textId="77777777">
        <w:tc>
          <w:tcPr>
            <w:tcW w:w="0" w:type="auto"/>
          </w:tcPr>
          <w:p w14:paraId="115CB1FB" w14:textId="77777777" w:rsidR="00936C5E" w:rsidRDefault="000E7F6D">
            <w:pPr>
              <w:pStyle w:val="Compact"/>
            </w:pPr>
            <w:r>
              <w:t>Thailand</w:t>
            </w:r>
          </w:p>
        </w:tc>
        <w:tc>
          <w:tcPr>
            <w:tcW w:w="0" w:type="auto"/>
          </w:tcPr>
          <w:p w14:paraId="2C2491E6" w14:textId="77777777" w:rsidR="00936C5E" w:rsidRDefault="000E7F6D">
            <w:pPr>
              <w:pStyle w:val="Compact"/>
            </w:pPr>
            <w:r>
              <w:t>Yes</w:t>
            </w:r>
          </w:p>
        </w:tc>
        <w:tc>
          <w:tcPr>
            <w:tcW w:w="0" w:type="auto"/>
          </w:tcPr>
          <w:p w14:paraId="11FDE260" w14:textId="77777777" w:rsidR="00936C5E" w:rsidRDefault="000E7F6D">
            <w:pPr>
              <w:pStyle w:val="Compact"/>
              <w:jc w:val="right"/>
            </w:pPr>
            <w:r>
              <w:t>100</w:t>
            </w:r>
          </w:p>
        </w:tc>
        <w:tc>
          <w:tcPr>
            <w:tcW w:w="0" w:type="auto"/>
          </w:tcPr>
          <w:p w14:paraId="53E22ABB" w14:textId="77777777" w:rsidR="00936C5E" w:rsidRDefault="000E7F6D">
            <w:pPr>
              <w:pStyle w:val="Compact"/>
            </w:pPr>
            <w:r>
              <w:t>Yes</w:t>
            </w:r>
          </w:p>
        </w:tc>
        <w:tc>
          <w:tcPr>
            <w:tcW w:w="0" w:type="auto"/>
          </w:tcPr>
          <w:p w14:paraId="268E2812" w14:textId="77777777" w:rsidR="00936C5E" w:rsidRDefault="000E7F6D">
            <w:pPr>
              <w:pStyle w:val="Compact"/>
              <w:jc w:val="right"/>
            </w:pPr>
            <w:r>
              <w:t>9</w:t>
            </w:r>
          </w:p>
        </w:tc>
      </w:tr>
      <w:tr w:rsidR="00936C5E" w14:paraId="1A29CA44" w14:textId="77777777">
        <w:tc>
          <w:tcPr>
            <w:tcW w:w="0" w:type="auto"/>
          </w:tcPr>
          <w:p w14:paraId="4A30FE26" w14:textId="77777777" w:rsidR="00936C5E" w:rsidRDefault="000E7F6D">
            <w:pPr>
              <w:pStyle w:val="Compact"/>
            </w:pPr>
            <w:r>
              <w:t>Vietnam</w:t>
            </w:r>
          </w:p>
        </w:tc>
        <w:tc>
          <w:tcPr>
            <w:tcW w:w="0" w:type="auto"/>
          </w:tcPr>
          <w:p w14:paraId="5492E580" w14:textId="77777777" w:rsidR="00936C5E" w:rsidRDefault="000E7F6D">
            <w:pPr>
              <w:pStyle w:val="Compact"/>
            </w:pPr>
            <w:r>
              <w:t>Yes</w:t>
            </w:r>
          </w:p>
        </w:tc>
        <w:tc>
          <w:tcPr>
            <w:tcW w:w="0" w:type="auto"/>
          </w:tcPr>
          <w:p w14:paraId="227B3658" w14:textId="77777777" w:rsidR="00936C5E" w:rsidRDefault="000E7F6D">
            <w:pPr>
              <w:pStyle w:val="Compact"/>
              <w:jc w:val="right"/>
            </w:pPr>
            <w:r>
              <w:t>250</w:t>
            </w:r>
          </w:p>
        </w:tc>
        <w:tc>
          <w:tcPr>
            <w:tcW w:w="0" w:type="auto"/>
          </w:tcPr>
          <w:p w14:paraId="6BE09573" w14:textId="77777777" w:rsidR="00936C5E" w:rsidRDefault="000E7F6D">
            <w:pPr>
              <w:pStyle w:val="Compact"/>
            </w:pPr>
            <w:r>
              <w:t>Yes</w:t>
            </w:r>
          </w:p>
        </w:tc>
        <w:tc>
          <w:tcPr>
            <w:tcW w:w="0" w:type="auto"/>
          </w:tcPr>
          <w:p w14:paraId="21D2418F" w14:textId="77777777" w:rsidR="00936C5E" w:rsidRDefault="000E7F6D">
            <w:pPr>
              <w:pStyle w:val="Compact"/>
              <w:jc w:val="right"/>
            </w:pPr>
            <w:r>
              <w:t>36</w:t>
            </w:r>
          </w:p>
        </w:tc>
      </w:tr>
      <w:tr w:rsidR="00936C5E" w14:paraId="429B9D13" w14:textId="77777777">
        <w:tc>
          <w:tcPr>
            <w:tcW w:w="0" w:type="auto"/>
          </w:tcPr>
          <w:p w14:paraId="504158D6" w14:textId="77777777" w:rsidR="00936C5E" w:rsidRDefault="00936C5E">
            <w:pPr>
              <w:pStyle w:val="Compact"/>
            </w:pPr>
          </w:p>
        </w:tc>
        <w:tc>
          <w:tcPr>
            <w:tcW w:w="0" w:type="auto"/>
          </w:tcPr>
          <w:p w14:paraId="75F9E42D" w14:textId="77777777" w:rsidR="00936C5E" w:rsidRDefault="00936C5E"/>
        </w:tc>
        <w:tc>
          <w:tcPr>
            <w:tcW w:w="0" w:type="auto"/>
          </w:tcPr>
          <w:p w14:paraId="0EB39BC5" w14:textId="77777777" w:rsidR="00936C5E" w:rsidRDefault="00936C5E"/>
        </w:tc>
        <w:tc>
          <w:tcPr>
            <w:tcW w:w="0" w:type="auto"/>
          </w:tcPr>
          <w:p w14:paraId="1B6B8D24" w14:textId="77777777" w:rsidR="00936C5E" w:rsidRDefault="00936C5E"/>
        </w:tc>
        <w:tc>
          <w:tcPr>
            <w:tcW w:w="0" w:type="auto"/>
          </w:tcPr>
          <w:p w14:paraId="081256E1" w14:textId="77777777" w:rsidR="00936C5E" w:rsidRDefault="00936C5E"/>
        </w:tc>
      </w:tr>
    </w:tbl>
    <w:p w14:paraId="66E5C99A" w14:textId="38715A4A" w:rsidR="00936C5E" w:rsidRDefault="000E7F6D">
      <w:pPr>
        <w:pStyle w:val="BodyText"/>
      </w:pPr>
      <w:r>
        <w:t>The figure below shows the number of mutant lines and mutant varieties developed by crop. Thus, as the table shows, more than 900 mutant lines of rice have been developed in order to produce about 120 mutant vari</w:t>
      </w:r>
      <w:ins w:id="26" w:author="Julian King" w:date="2020-07-03T15:07:00Z">
        <w:r w:rsidR="0083113C">
          <w:t>e</w:t>
        </w:r>
      </w:ins>
      <w:r>
        <w:t xml:space="preserve">ties of this crop; there have been more than 5,000 mutant lines of wheat to develop 45 mutant varieties. In the case of soybean, 347 mutant lines and 45 mutant varieties having </w:t>
      </w:r>
      <w:del w:id="27" w:author="Julian King" w:date="2020-07-03T15:07:00Z">
        <w:r w:rsidDel="0083113C">
          <w:delText xml:space="preserve">feveloped </w:delText>
        </w:r>
      </w:del>
      <w:ins w:id="28" w:author="Julian King" w:date="2020-07-03T15:07:00Z">
        <w:r w:rsidR="0083113C">
          <w:t xml:space="preserve">developed </w:t>
        </w:r>
      </w:ins>
      <w:r>
        <w:t>under RCA since 2000 (See figure below)</w:t>
      </w:r>
      <w:ins w:id="29" w:author="Julian King" w:date="2020-07-03T15:07:00Z">
        <w:r w:rsidR="0083113C">
          <w:t>.</w:t>
        </w:r>
      </w:ins>
    </w:p>
    <w:p w14:paraId="187401C6" w14:textId="77777777" w:rsidR="00936C5E" w:rsidRDefault="000E7F6D">
      <w:pPr>
        <w:pStyle w:val="Heading4"/>
      </w:pPr>
      <w:bookmarkStart w:id="30" w:name="Xe49407e22f95800949ea196aeece5e55b1a12dc"/>
      <w:r>
        <w:lastRenderedPageBreak/>
        <w:t>Figure X. Mutant lines and mutant varieties developed by crop</w:t>
      </w:r>
      <w:bookmarkEnd w:id="30"/>
    </w:p>
    <w:p w14:paraId="3574C0D4" w14:textId="77777777" w:rsidR="00936C5E" w:rsidRDefault="000E7F6D">
      <w:pPr>
        <w:pStyle w:val="FirstParagraph"/>
      </w:pPr>
      <w:r>
        <w:rPr>
          <w:noProof/>
        </w:rPr>
        <w:drawing>
          <wp:inline distT="0" distB="0" distL="0" distR="0" wp14:anchorId="4CEBE3A9" wp14:editId="10899B18">
            <wp:extent cx="5943600" cy="356616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deveoped-1.png"/>
                    <pic:cNvPicPr>
                      <a:picLocks noChangeAspect="1" noChangeArrowheads="1"/>
                    </pic:cNvPicPr>
                  </pic:nvPicPr>
                  <pic:blipFill>
                    <a:blip r:embed="rId12"/>
                    <a:stretch>
                      <a:fillRect/>
                    </a:stretch>
                  </pic:blipFill>
                  <pic:spPr bwMode="auto">
                    <a:xfrm>
                      <a:off x="0" y="0"/>
                      <a:ext cx="5943600" cy="3566160"/>
                    </a:xfrm>
                    <a:prstGeom prst="rect">
                      <a:avLst/>
                    </a:prstGeom>
                    <a:noFill/>
                    <a:ln w="9525">
                      <a:noFill/>
                      <a:headEnd/>
                      <a:tailEnd/>
                    </a:ln>
                  </pic:spPr>
                </pic:pic>
              </a:graphicData>
            </a:graphic>
          </wp:inline>
        </w:drawing>
      </w:r>
    </w:p>
    <w:p w14:paraId="5B164BD2" w14:textId="77777777" w:rsidR="00936C5E" w:rsidRDefault="000E7F6D">
      <w:pPr>
        <w:pStyle w:val="BodyText"/>
      </w:pPr>
      <w:r>
        <w:t>From the 254 mutant varieties developed under RCA since 2000, 145 are rice varieties, 45 wheat, and 40 soybean. The chart below presents the total number of mutant varieties developed by crop since 2000.</w:t>
      </w:r>
    </w:p>
    <w:p w14:paraId="0167AA15" w14:textId="77777777" w:rsidR="00936C5E" w:rsidRDefault="000E7F6D">
      <w:pPr>
        <w:pStyle w:val="Heading4"/>
      </w:pPr>
      <w:bookmarkStart w:id="31" w:name="X69f3c8521546410fada88dece6134aa6bca9264"/>
      <w:r>
        <w:t>Figure X. Total mutant varieties developed by crop</w:t>
      </w:r>
      <w:bookmarkEnd w:id="31"/>
    </w:p>
    <w:p w14:paraId="00F4A599" w14:textId="77777777" w:rsidR="00936C5E" w:rsidRDefault="000E7F6D">
      <w:pPr>
        <w:pStyle w:val="FirstParagraph"/>
      </w:pPr>
      <w:r>
        <w:rPr>
          <w:noProof/>
        </w:rPr>
        <w:drawing>
          <wp:inline distT="0" distB="0" distL="0" distR="0" wp14:anchorId="0A0FB340" wp14:editId="175C5553">
            <wp:extent cx="5943600" cy="356616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crops-1.png"/>
                    <pic:cNvPicPr>
                      <a:picLocks noChangeAspect="1" noChangeArrowheads="1"/>
                    </pic:cNvPicPr>
                  </pic:nvPicPr>
                  <pic:blipFill>
                    <a:blip r:embed="rId13"/>
                    <a:stretch>
                      <a:fillRect/>
                    </a:stretch>
                  </pic:blipFill>
                  <pic:spPr bwMode="auto">
                    <a:xfrm>
                      <a:off x="0" y="0"/>
                      <a:ext cx="5943600" cy="3566160"/>
                    </a:xfrm>
                    <a:prstGeom prst="rect">
                      <a:avLst/>
                    </a:prstGeom>
                    <a:noFill/>
                    <a:ln w="9525">
                      <a:noFill/>
                      <a:headEnd/>
                      <a:tailEnd/>
                    </a:ln>
                  </pic:spPr>
                </pic:pic>
              </a:graphicData>
            </a:graphic>
          </wp:inline>
        </w:drawing>
      </w:r>
    </w:p>
    <w:p w14:paraId="44819A60" w14:textId="77777777" w:rsidR="00936C5E" w:rsidRDefault="000E7F6D">
      <w:pPr>
        <w:pStyle w:val="Heading3"/>
      </w:pPr>
      <w:bookmarkStart w:id="32" w:name="productivity"/>
      <w:bookmarkStart w:id="33" w:name="_Toc43907821"/>
      <w:r>
        <w:t>Productivity</w:t>
      </w:r>
      <w:bookmarkEnd w:id="32"/>
      <w:bookmarkEnd w:id="33"/>
    </w:p>
    <w:p w14:paraId="3B0C3844" w14:textId="25BA392C" w:rsidR="00936C5E" w:rsidRDefault="000E7F6D">
      <w:pPr>
        <w:pStyle w:val="FirstParagraph"/>
      </w:pPr>
      <w:r>
        <w:t>To estimate the impact that mutant varieties have on productivity, the online survey asked the experts to report on the average yield productivity (in tonnes/ha) for the mutant and the control crops respectively. According to the responses of the experts, all the mutant vari</w:t>
      </w:r>
      <w:ins w:id="34" w:author="Julian King" w:date="2020-07-03T15:08:00Z">
        <w:r w:rsidR="0007192A">
          <w:t>e</w:t>
        </w:r>
      </w:ins>
      <w:r>
        <w:t>ties have a higher yield productivity than their control crops. On average, the mutant varieties have 32.3% higher productivity compared to the control crops. From all the reported mutant varieties crops, Bean shows the highest increase compare</w:t>
      </w:r>
      <w:ins w:id="35" w:author="Julian King" w:date="2020-07-03T15:09:00Z">
        <w:r w:rsidR="0007192A">
          <w:t>d</w:t>
        </w:r>
      </w:ins>
      <w:r>
        <w:t xml:space="preserve"> to its control crop (100%), followed by Sorghum with a 52.5% increase in yield productivity.</w:t>
      </w:r>
    </w:p>
    <w:p w14:paraId="5ED75CB2" w14:textId="77777777" w:rsidR="00936C5E" w:rsidRDefault="000E7F6D">
      <w:pPr>
        <w:pStyle w:val="BodyText"/>
      </w:pPr>
      <w:r>
        <w:t>The chart below shows the average change in productivity between mutant and control crops.</w:t>
      </w:r>
    </w:p>
    <w:p w14:paraId="070C0A42" w14:textId="70997A98" w:rsidR="00936C5E" w:rsidRDefault="000E7F6D">
      <w:pPr>
        <w:pStyle w:val="BodyText"/>
      </w:pPr>
      <w:r>
        <w:rPr>
          <w:i/>
        </w:rPr>
        <w:t xml:space="preserve">Note the graph below excludes Tomato and Banana because they have a much </w:t>
      </w:r>
      <w:commentRangeStart w:id="36"/>
      <w:r>
        <w:rPr>
          <w:i/>
        </w:rPr>
        <w:t xml:space="preserve">higher </w:t>
      </w:r>
      <w:commentRangeEnd w:id="36"/>
      <w:r w:rsidR="00C02758">
        <w:rPr>
          <w:rStyle w:val="CommentReference"/>
          <w:rFonts w:asciiTheme="minorHAnsi" w:hAnsiTheme="minorHAnsi"/>
        </w:rPr>
        <w:commentReference w:id="36"/>
      </w:r>
      <w:r>
        <w:rPr>
          <w:i/>
        </w:rPr>
        <w:t>yield than the rest and including them would affect the visualization, they increased their yield 16.6% and 33.3% respectively</w:t>
      </w:r>
      <w:ins w:id="37" w:author="Julian King" w:date="2020-07-03T15:13:00Z">
        <w:r w:rsidR="0093212D">
          <w:rPr>
            <w:i/>
          </w:rPr>
          <w:t>.</w:t>
        </w:r>
      </w:ins>
    </w:p>
    <w:p w14:paraId="73F24789" w14:textId="77777777" w:rsidR="00936C5E" w:rsidRDefault="000E7F6D">
      <w:pPr>
        <w:pStyle w:val="Heading4"/>
      </w:pPr>
      <w:bookmarkStart w:id="38" w:name="X92d9fee38236639f8ef88daef1f8b89950d50cd"/>
      <w:r>
        <w:t>Figure X. Average change in yield productivity (tonnes/ha): mutant vs control</w:t>
      </w:r>
      <w:bookmarkEnd w:id="38"/>
    </w:p>
    <w:p w14:paraId="30AF5080" w14:textId="77777777" w:rsidR="00936C5E" w:rsidRDefault="000E7F6D">
      <w:pPr>
        <w:pStyle w:val="FirstParagraph"/>
      </w:pPr>
      <w:r>
        <w:rPr>
          <w:noProof/>
        </w:rPr>
        <w:drawing>
          <wp:inline distT="0" distB="0" distL="0" distR="0" wp14:anchorId="4C421809" wp14:editId="1EA0E4AB">
            <wp:extent cx="5943600" cy="356616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productivity-1.png"/>
                    <pic:cNvPicPr>
                      <a:picLocks noChangeAspect="1" noChangeArrowheads="1"/>
                    </pic:cNvPicPr>
                  </pic:nvPicPr>
                  <pic:blipFill>
                    <a:blip r:embed="rId14"/>
                    <a:stretch>
                      <a:fillRect/>
                    </a:stretch>
                  </pic:blipFill>
                  <pic:spPr bwMode="auto">
                    <a:xfrm>
                      <a:off x="0" y="0"/>
                      <a:ext cx="5943600" cy="3566160"/>
                    </a:xfrm>
                    <a:prstGeom prst="rect">
                      <a:avLst/>
                    </a:prstGeom>
                    <a:noFill/>
                    <a:ln w="9525">
                      <a:noFill/>
                      <a:headEnd/>
                      <a:tailEnd/>
                    </a:ln>
                  </pic:spPr>
                </pic:pic>
              </a:graphicData>
            </a:graphic>
          </wp:inline>
        </w:drawing>
      </w:r>
    </w:p>
    <w:p w14:paraId="50B0108C" w14:textId="77777777" w:rsidR="00936C5E" w:rsidRDefault="000E7F6D">
      <w:pPr>
        <w:pStyle w:val="Heading3"/>
      </w:pPr>
      <w:bookmarkStart w:id="39" w:name="cummulative-growing-area"/>
      <w:bookmarkStart w:id="40" w:name="_Toc43907822"/>
      <w:r>
        <w:t>Cu</w:t>
      </w:r>
      <w:del w:id="41" w:author="Julian King" w:date="2020-07-03T15:15:00Z">
        <w:r w:rsidDel="00560D8C">
          <w:delText>m</w:delText>
        </w:r>
      </w:del>
      <w:r>
        <w:t>mulative growing area</w:t>
      </w:r>
      <w:bookmarkEnd w:id="39"/>
      <w:bookmarkEnd w:id="40"/>
    </w:p>
    <w:p w14:paraId="0D77A0BB" w14:textId="77777777" w:rsidR="00936C5E" w:rsidRDefault="000E7F6D">
      <w:pPr>
        <w:pStyle w:val="FirstParagraph"/>
      </w:pPr>
      <w:r>
        <w:rPr>
          <w:b/>
        </w:rPr>
        <w:t>QA! Ask Sinh and Kofi if the figures for accumulated growing area and yield are correct (i.e. if there’s not an unikely outlayer). See annex 1</w:t>
      </w:r>
    </w:p>
    <w:p w14:paraId="415DDF8E" w14:textId="103CFE49" w:rsidR="00936C5E" w:rsidRDefault="000E7F6D">
      <w:pPr>
        <w:pStyle w:val="BodyText"/>
      </w:pPr>
      <w:r>
        <w:t xml:space="preserve">Approximately, </w:t>
      </w:r>
      <w:r>
        <w:rPr>
          <w:b/>
        </w:rPr>
        <w:t>the total accumulated growing area, since 2000, of mutant crops in the 19 countries that participated in the online survey is 33,546</w:t>
      </w:r>
      <w:ins w:id="42" w:author="Julian King" w:date="2020-07-03T15:23:00Z">
        <w:r w:rsidR="008F5201">
          <w:rPr>
            <w:rStyle w:val="FootnoteReference"/>
            <w:b/>
          </w:rPr>
          <w:footnoteReference w:id="1"/>
        </w:r>
      </w:ins>
      <w:r>
        <w:rPr>
          <w:b/>
        </w:rPr>
        <w:t xml:space="preserve"> (in 1,000 ha)</w:t>
      </w:r>
      <w:r>
        <w:t>. From the 14 countries with at least one mutant variety developed, Pakistan is the country with the largest cu</w:t>
      </w:r>
      <w:del w:id="54" w:author="Julian King" w:date="2020-07-03T15:16:00Z">
        <w:r w:rsidDel="00C641D7">
          <w:delText>m</w:delText>
        </w:r>
      </w:del>
      <w:r>
        <w:t>mulative growing area of mutant crops: 16,200 (thousand ha). The second largest growing area is in China, followed by Thailand, Vietnam, and Indonesia. From the countries with at least 1 mutant variety reported, Sri Lanka and Malaysia are the ones with the smallest cu</w:t>
      </w:r>
      <w:del w:id="55" w:author="Julian King" w:date="2020-07-03T15:17:00Z">
        <w:r w:rsidDel="00C641D7">
          <w:delText>m</w:delText>
        </w:r>
      </w:del>
      <w:r>
        <w:t xml:space="preserve">mulative growing area, </w:t>
      </w:r>
      <w:ins w:id="56" w:author="Julian King" w:date="2020-07-03T15:17:00Z">
        <w:r w:rsidR="00AB27E8">
          <w:t>0</w:t>
        </w:r>
      </w:ins>
      <w:r>
        <w:t xml:space="preserve">.04 and </w:t>
      </w:r>
      <w:ins w:id="57" w:author="Julian King" w:date="2020-07-03T15:17:00Z">
        <w:r w:rsidR="00AB27E8">
          <w:t>0</w:t>
        </w:r>
      </w:ins>
      <w:r>
        <w:t>.2 (1,000 ha) respectively. The average cu</w:t>
      </w:r>
      <w:del w:id="58" w:author="Julian King" w:date="2020-07-03T15:17:00Z">
        <w:r w:rsidDel="00AB27E8">
          <w:delText>m</w:delText>
        </w:r>
      </w:del>
      <w:r>
        <w:t>mulative growing area of mutant crops in the RCA countries is 2,396 (thousand ha). The chart below shows the total cu</w:t>
      </w:r>
      <w:del w:id="59" w:author="Julian King" w:date="2020-07-03T15:17:00Z">
        <w:r w:rsidDel="00AB27E8">
          <w:delText>m</w:delText>
        </w:r>
      </w:del>
      <w:r>
        <w:t>mulative growing area of mutant varieties</w:t>
      </w:r>
      <w:del w:id="60" w:author="Julian King" w:date="2020-07-03T15:17:00Z">
        <w:r w:rsidDel="00AB27E8">
          <w:delText>s</w:delText>
        </w:r>
      </w:del>
      <w:r>
        <w:t xml:space="preserve"> since 2000 by country (e</w:t>
      </w:r>
      <w:ins w:id="61" w:author="Julian King" w:date="2020-07-03T15:18:00Z">
        <w:r w:rsidR="00AB27E8">
          <w:t>.</w:t>
        </w:r>
      </w:ins>
      <w:r>
        <w:t xml:space="preserve">g. if a country had a growing area of 10 ha for 10 years </w:t>
      </w:r>
      <w:del w:id="62" w:author="Julian King" w:date="2020-07-03T15:18:00Z">
        <w:r w:rsidDel="00AB27E8">
          <w:delText xml:space="preserve">would </w:delText>
        </w:r>
      </w:del>
      <w:r>
        <w:t xml:space="preserve">the graph </w:t>
      </w:r>
      <w:ins w:id="63" w:author="Julian King" w:date="2020-07-03T15:18:00Z">
        <w:r w:rsidR="00AB27E8">
          <w:t xml:space="preserve">would </w:t>
        </w:r>
      </w:ins>
      <w:r>
        <w:t>show</w:t>
      </w:r>
      <w:del w:id="64" w:author="Julian King" w:date="2020-07-03T15:18:00Z">
        <w:r w:rsidDel="00AB27E8">
          <w:delText>s</w:delText>
        </w:r>
      </w:del>
      <w:r>
        <w:t xml:space="preserve"> 100 ha).</w:t>
      </w:r>
      <w:ins w:id="65" w:author="Julian King" w:date="2020-07-03T15:23:00Z">
        <w:r w:rsidR="008F5201">
          <w:t xml:space="preserve"> </w:t>
        </w:r>
      </w:ins>
    </w:p>
    <w:p w14:paraId="49561836" w14:textId="1081ECD7" w:rsidR="00936C5E" w:rsidRDefault="000E7F6D">
      <w:pPr>
        <w:pStyle w:val="Heading4"/>
      </w:pPr>
      <w:bookmarkStart w:id="66" w:name="Xe4bb8d65baf9cbb4933a65a96fe932db652fb6c"/>
      <w:commentRangeStart w:id="67"/>
      <w:r>
        <w:t>Figure</w:t>
      </w:r>
      <w:commentRangeEnd w:id="67"/>
      <w:r w:rsidR="00391F9D">
        <w:rPr>
          <w:rStyle w:val="CommentReference"/>
          <w:rFonts w:asciiTheme="minorHAnsi" w:eastAsiaTheme="minorHAnsi" w:hAnsiTheme="minorHAnsi" w:cstheme="minorBidi"/>
          <w:b w:val="0"/>
          <w:bCs w:val="0"/>
          <w:color w:val="auto"/>
        </w:rPr>
        <w:commentReference w:id="67"/>
      </w:r>
      <w:r>
        <w:t xml:space="preserve"> X. Total accumulated growing area of mutant crops since 2000 by co</w:t>
      </w:r>
      <w:ins w:id="68" w:author="Julian King" w:date="2020-07-03T15:27:00Z">
        <w:r w:rsidR="00391F9D">
          <w:t>u</w:t>
        </w:r>
      </w:ins>
      <w:r>
        <w:t>ntry</w:t>
      </w:r>
      <w:bookmarkEnd w:id="66"/>
    </w:p>
    <w:p w14:paraId="06EBB05A" w14:textId="77777777" w:rsidR="00936C5E" w:rsidRDefault="000E7F6D">
      <w:pPr>
        <w:pStyle w:val="FirstParagraph"/>
      </w:pPr>
      <w:r>
        <w:rPr>
          <w:noProof/>
        </w:rPr>
        <w:drawing>
          <wp:inline distT="0" distB="0" distL="0" distR="0" wp14:anchorId="1D712DF8" wp14:editId="19FD3F44">
            <wp:extent cx="5943600" cy="475488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growing-1.png"/>
                    <pic:cNvPicPr>
                      <a:picLocks noChangeAspect="1" noChangeArrowheads="1"/>
                    </pic:cNvPicPr>
                  </pic:nvPicPr>
                  <pic:blipFill>
                    <a:blip r:embed="rId15"/>
                    <a:stretch>
                      <a:fillRect/>
                    </a:stretch>
                  </pic:blipFill>
                  <pic:spPr bwMode="auto">
                    <a:xfrm>
                      <a:off x="0" y="0"/>
                      <a:ext cx="5943600" cy="4754880"/>
                    </a:xfrm>
                    <a:prstGeom prst="rect">
                      <a:avLst/>
                    </a:prstGeom>
                    <a:noFill/>
                    <a:ln w="9525">
                      <a:noFill/>
                      <a:headEnd/>
                      <a:tailEnd/>
                    </a:ln>
                  </pic:spPr>
                </pic:pic>
              </a:graphicData>
            </a:graphic>
          </wp:inline>
        </w:drawing>
      </w:r>
    </w:p>
    <w:p w14:paraId="1AD93348" w14:textId="58BDBAB0" w:rsidR="00936C5E" w:rsidRDefault="000E7F6D">
      <w:pPr>
        <w:pStyle w:val="BodyText"/>
      </w:pPr>
      <w:r>
        <w:t>The crop with the largest accumulated growing area is Chi</w:t>
      </w:r>
      <w:ins w:id="69" w:author="Julian King" w:date="2020-07-03T15:28:00Z">
        <w:r w:rsidR="00902631">
          <w:t>c</w:t>
        </w:r>
      </w:ins>
      <w:r>
        <w:t xml:space="preserve">kpea with 13,200 thousand ha and it is grown only in Pakistan </w:t>
      </w:r>
      <w:r>
        <w:rPr>
          <w:b/>
        </w:rPr>
        <w:t>(Check this figure with Sinh)</w:t>
      </w:r>
      <w:r>
        <w:t>, followed by Wheat (8,012 thousand ha) that is grown in China and Mongolia. The table below summarises the total mutant lines, varieties and their total growing area (in thousand ha) and yield (tonnes/ha). To see the total growing area for each crop by country, see table X in the annex.</w:t>
      </w:r>
    </w:p>
    <w:p w14:paraId="199108AE" w14:textId="77777777" w:rsidR="00936C5E" w:rsidRDefault="000E7F6D">
      <w:pPr>
        <w:pStyle w:val="Heading4"/>
      </w:pPr>
      <w:bookmarkStart w:id="70" w:name="X085226b7dec491e1df2c3b35c91158dd28587b7"/>
      <w:r>
        <w:t>Table: Cu</w:t>
      </w:r>
      <w:del w:id="71" w:author="Julian King" w:date="2020-07-03T15:28:00Z">
        <w:r w:rsidDel="00902631">
          <w:delText>m</w:delText>
        </w:r>
      </w:del>
      <w:r>
        <w:t>mulative Growing area and productivity of mutant crops (sorted by growing area)</w:t>
      </w:r>
      <w:bookmarkEnd w:id="70"/>
    </w:p>
    <w:p w14:paraId="6C06C58A" w14:textId="77777777" w:rsidR="00936C5E" w:rsidRDefault="000E7F6D">
      <w:pPr>
        <w:pStyle w:val="TableCaption"/>
      </w:pPr>
      <w:r>
        <w:t>Source: IAEA’s online survey, 2020</w:t>
      </w:r>
    </w:p>
    <w:tbl>
      <w:tblPr>
        <w:tblStyle w:val="Table"/>
        <w:tblW w:w="0" w:type="pct"/>
        <w:tblLook w:val="07E0" w:firstRow="1" w:lastRow="1" w:firstColumn="1" w:lastColumn="1" w:noHBand="1" w:noVBand="1"/>
      </w:tblPr>
      <w:tblGrid>
        <w:gridCol w:w="1110"/>
        <w:gridCol w:w="1421"/>
        <w:gridCol w:w="1651"/>
        <w:gridCol w:w="3131"/>
        <w:gridCol w:w="2047"/>
      </w:tblGrid>
      <w:tr w:rsidR="00936C5E" w14:paraId="5232DDE9" w14:textId="77777777">
        <w:tc>
          <w:tcPr>
            <w:tcW w:w="0" w:type="auto"/>
            <w:tcBorders>
              <w:bottom w:val="single" w:sz="0" w:space="0" w:color="auto"/>
            </w:tcBorders>
            <w:vAlign w:val="bottom"/>
          </w:tcPr>
          <w:p w14:paraId="5AD5202A" w14:textId="77777777" w:rsidR="00936C5E" w:rsidRDefault="000E7F6D">
            <w:pPr>
              <w:pStyle w:val="Compact"/>
            </w:pPr>
            <w:r>
              <w:t>Crop</w:t>
            </w:r>
          </w:p>
        </w:tc>
        <w:tc>
          <w:tcPr>
            <w:tcW w:w="0" w:type="auto"/>
            <w:tcBorders>
              <w:bottom w:val="single" w:sz="0" w:space="0" w:color="auto"/>
            </w:tcBorders>
            <w:vAlign w:val="bottom"/>
          </w:tcPr>
          <w:p w14:paraId="3D3FCDCA" w14:textId="77777777" w:rsidR="00936C5E" w:rsidRDefault="000E7F6D">
            <w:pPr>
              <w:pStyle w:val="Compact"/>
            </w:pPr>
            <w:r>
              <w:t>Lines developed</w:t>
            </w:r>
          </w:p>
        </w:tc>
        <w:tc>
          <w:tcPr>
            <w:tcW w:w="0" w:type="auto"/>
            <w:tcBorders>
              <w:bottom w:val="single" w:sz="0" w:space="0" w:color="auto"/>
            </w:tcBorders>
            <w:vAlign w:val="bottom"/>
          </w:tcPr>
          <w:p w14:paraId="53C692C0" w14:textId="77777777" w:rsidR="00936C5E" w:rsidRDefault="000E7F6D">
            <w:pPr>
              <w:pStyle w:val="Compact"/>
              <w:jc w:val="right"/>
            </w:pPr>
            <w:r>
              <w:t>Varieties developed</w:t>
            </w:r>
          </w:p>
        </w:tc>
        <w:tc>
          <w:tcPr>
            <w:tcW w:w="0" w:type="auto"/>
            <w:tcBorders>
              <w:bottom w:val="single" w:sz="0" w:space="0" w:color="auto"/>
            </w:tcBorders>
            <w:vAlign w:val="bottom"/>
          </w:tcPr>
          <w:p w14:paraId="03F8BDD3" w14:textId="77777777" w:rsidR="00936C5E" w:rsidRDefault="000E7F6D">
            <w:pPr>
              <w:pStyle w:val="Compact"/>
            </w:pPr>
            <w:r>
              <w:t>Total cu</w:t>
            </w:r>
            <w:del w:id="72" w:author="Julian King" w:date="2020-07-03T15:28:00Z">
              <w:r w:rsidDel="00EA1C00">
                <w:delText>m</w:delText>
              </w:r>
            </w:del>
            <w:r>
              <w:t>mulative growing area (1,000 ha)</w:t>
            </w:r>
          </w:p>
        </w:tc>
        <w:tc>
          <w:tcPr>
            <w:tcW w:w="0" w:type="auto"/>
            <w:tcBorders>
              <w:bottom w:val="single" w:sz="0" w:space="0" w:color="auto"/>
            </w:tcBorders>
            <w:vAlign w:val="bottom"/>
          </w:tcPr>
          <w:p w14:paraId="7896F49B" w14:textId="77777777" w:rsidR="00936C5E" w:rsidRDefault="000E7F6D">
            <w:pPr>
              <w:pStyle w:val="Compact"/>
              <w:jc w:val="right"/>
            </w:pPr>
            <w:r>
              <w:t>Average yield (tonnes/ha)</w:t>
            </w:r>
          </w:p>
        </w:tc>
      </w:tr>
      <w:tr w:rsidR="00936C5E" w14:paraId="756474B5" w14:textId="77777777">
        <w:tc>
          <w:tcPr>
            <w:tcW w:w="0" w:type="auto"/>
          </w:tcPr>
          <w:p w14:paraId="04781A60" w14:textId="77777777" w:rsidR="00936C5E" w:rsidRDefault="000E7F6D">
            <w:pPr>
              <w:pStyle w:val="Compact"/>
            </w:pPr>
            <w:r>
              <w:t>Chickpea</w:t>
            </w:r>
          </w:p>
        </w:tc>
        <w:tc>
          <w:tcPr>
            <w:tcW w:w="0" w:type="auto"/>
          </w:tcPr>
          <w:p w14:paraId="0E98897A" w14:textId="77777777" w:rsidR="00936C5E" w:rsidRDefault="000E7F6D">
            <w:pPr>
              <w:pStyle w:val="Compact"/>
            </w:pPr>
            <w:r>
              <w:t>55</w:t>
            </w:r>
          </w:p>
        </w:tc>
        <w:tc>
          <w:tcPr>
            <w:tcW w:w="0" w:type="auto"/>
          </w:tcPr>
          <w:p w14:paraId="0CDED46E" w14:textId="77777777" w:rsidR="00936C5E" w:rsidRDefault="000E7F6D">
            <w:pPr>
              <w:pStyle w:val="Compact"/>
              <w:jc w:val="right"/>
            </w:pPr>
            <w:r>
              <w:t>15</w:t>
            </w:r>
          </w:p>
        </w:tc>
        <w:tc>
          <w:tcPr>
            <w:tcW w:w="0" w:type="auto"/>
          </w:tcPr>
          <w:p w14:paraId="5B8841E5" w14:textId="77777777" w:rsidR="00936C5E" w:rsidRDefault="000E7F6D">
            <w:pPr>
              <w:pStyle w:val="Compact"/>
            </w:pPr>
            <w:r>
              <w:t>13,200</w:t>
            </w:r>
          </w:p>
        </w:tc>
        <w:tc>
          <w:tcPr>
            <w:tcW w:w="0" w:type="auto"/>
          </w:tcPr>
          <w:p w14:paraId="1554E867" w14:textId="77777777" w:rsidR="00936C5E" w:rsidRDefault="000E7F6D">
            <w:pPr>
              <w:pStyle w:val="Compact"/>
              <w:jc w:val="right"/>
            </w:pPr>
            <w:r>
              <w:t>1.5</w:t>
            </w:r>
          </w:p>
        </w:tc>
      </w:tr>
      <w:tr w:rsidR="00936C5E" w14:paraId="40B3B45D" w14:textId="77777777">
        <w:tc>
          <w:tcPr>
            <w:tcW w:w="0" w:type="auto"/>
          </w:tcPr>
          <w:p w14:paraId="29DE33EC" w14:textId="77777777" w:rsidR="00936C5E" w:rsidRDefault="000E7F6D">
            <w:pPr>
              <w:pStyle w:val="Compact"/>
            </w:pPr>
            <w:r>
              <w:t>Wheat</w:t>
            </w:r>
          </w:p>
        </w:tc>
        <w:tc>
          <w:tcPr>
            <w:tcW w:w="0" w:type="auto"/>
          </w:tcPr>
          <w:p w14:paraId="4C7ABB6D" w14:textId="77777777" w:rsidR="00936C5E" w:rsidRDefault="000E7F6D">
            <w:pPr>
              <w:pStyle w:val="Compact"/>
            </w:pPr>
            <w:r>
              <w:t>5,165</w:t>
            </w:r>
          </w:p>
        </w:tc>
        <w:tc>
          <w:tcPr>
            <w:tcW w:w="0" w:type="auto"/>
          </w:tcPr>
          <w:p w14:paraId="1B752482" w14:textId="77777777" w:rsidR="00936C5E" w:rsidRDefault="000E7F6D">
            <w:pPr>
              <w:pStyle w:val="Compact"/>
              <w:jc w:val="right"/>
            </w:pPr>
            <w:r>
              <w:t>45</w:t>
            </w:r>
          </w:p>
        </w:tc>
        <w:tc>
          <w:tcPr>
            <w:tcW w:w="0" w:type="auto"/>
          </w:tcPr>
          <w:p w14:paraId="780655E1" w14:textId="77777777" w:rsidR="00936C5E" w:rsidRDefault="000E7F6D">
            <w:pPr>
              <w:pStyle w:val="Compact"/>
            </w:pPr>
            <w:r>
              <w:t>8,012</w:t>
            </w:r>
          </w:p>
        </w:tc>
        <w:tc>
          <w:tcPr>
            <w:tcW w:w="0" w:type="auto"/>
          </w:tcPr>
          <w:p w14:paraId="2619A3F5" w14:textId="77777777" w:rsidR="00936C5E" w:rsidRDefault="000E7F6D">
            <w:pPr>
              <w:pStyle w:val="Compact"/>
              <w:jc w:val="right"/>
            </w:pPr>
            <w:r>
              <w:t>4.0</w:t>
            </w:r>
          </w:p>
        </w:tc>
      </w:tr>
      <w:tr w:rsidR="00936C5E" w14:paraId="01E5E42F" w14:textId="77777777">
        <w:tc>
          <w:tcPr>
            <w:tcW w:w="0" w:type="auto"/>
          </w:tcPr>
          <w:p w14:paraId="491B1CC4" w14:textId="77777777" w:rsidR="00936C5E" w:rsidRDefault="000E7F6D">
            <w:pPr>
              <w:pStyle w:val="Compact"/>
            </w:pPr>
            <w:r>
              <w:t>Mungbean</w:t>
            </w:r>
          </w:p>
        </w:tc>
        <w:tc>
          <w:tcPr>
            <w:tcW w:w="0" w:type="auto"/>
          </w:tcPr>
          <w:p w14:paraId="302B61E5" w14:textId="77777777" w:rsidR="00936C5E" w:rsidRDefault="000E7F6D">
            <w:pPr>
              <w:pStyle w:val="Compact"/>
            </w:pPr>
            <w:r>
              <w:t>178</w:t>
            </w:r>
          </w:p>
        </w:tc>
        <w:tc>
          <w:tcPr>
            <w:tcW w:w="0" w:type="auto"/>
          </w:tcPr>
          <w:p w14:paraId="0B576E1A" w14:textId="77777777" w:rsidR="00936C5E" w:rsidRDefault="000E7F6D">
            <w:pPr>
              <w:pStyle w:val="Compact"/>
              <w:jc w:val="right"/>
            </w:pPr>
            <w:r>
              <w:t>19</w:t>
            </w:r>
          </w:p>
        </w:tc>
        <w:tc>
          <w:tcPr>
            <w:tcW w:w="0" w:type="auto"/>
          </w:tcPr>
          <w:p w14:paraId="3427A21B" w14:textId="77777777" w:rsidR="00936C5E" w:rsidRDefault="000E7F6D">
            <w:pPr>
              <w:pStyle w:val="Compact"/>
            </w:pPr>
            <w:r>
              <w:t>4,700</w:t>
            </w:r>
          </w:p>
        </w:tc>
        <w:tc>
          <w:tcPr>
            <w:tcW w:w="0" w:type="auto"/>
          </w:tcPr>
          <w:p w14:paraId="6F82A44C" w14:textId="77777777" w:rsidR="00936C5E" w:rsidRDefault="000E7F6D">
            <w:pPr>
              <w:pStyle w:val="Compact"/>
              <w:jc w:val="right"/>
            </w:pPr>
            <w:r>
              <w:t>1.3</w:t>
            </w:r>
          </w:p>
        </w:tc>
      </w:tr>
      <w:tr w:rsidR="00936C5E" w14:paraId="7CAB5472" w14:textId="77777777">
        <w:tc>
          <w:tcPr>
            <w:tcW w:w="0" w:type="auto"/>
          </w:tcPr>
          <w:p w14:paraId="6B6F9A31" w14:textId="77777777" w:rsidR="00936C5E" w:rsidRDefault="000E7F6D">
            <w:pPr>
              <w:pStyle w:val="Compact"/>
            </w:pPr>
            <w:r>
              <w:t>Rice</w:t>
            </w:r>
          </w:p>
        </w:tc>
        <w:tc>
          <w:tcPr>
            <w:tcW w:w="0" w:type="auto"/>
          </w:tcPr>
          <w:p w14:paraId="337B2FB5" w14:textId="77777777" w:rsidR="00936C5E" w:rsidRDefault="000E7F6D">
            <w:pPr>
              <w:pStyle w:val="Compact"/>
            </w:pPr>
            <w:r>
              <w:t>973</w:t>
            </w:r>
          </w:p>
        </w:tc>
        <w:tc>
          <w:tcPr>
            <w:tcW w:w="0" w:type="auto"/>
          </w:tcPr>
          <w:p w14:paraId="17E1FE82" w14:textId="77777777" w:rsidR="00936C5E" w:rsidRDefault="000E7F6D">
            <w:pPr>
              <w:pStyle w:val="Compact"/>
              <w:jc w:val="right"/>
            </w:pPr>
            <w:r>
              <w:t>122</w:t>
            </w:r>
          </w:p>
        </w:tc>
        <w:tc>
          <w:tcPr>
            <w:tcW w:w="0" w:type="auto"/>
          </w:tcPr>
          <w:p w14:paraId="53ED8D34" w14:textId="77777777" w:rsidR="00936C5E" w:rsidRDefault="000E7F6D">
            <w:pPr>
              <w:pStyle w:val="Compact"/>
            </w:pPr>
            <w:r>
              <w:t>3,975</w:t>
            </w:r>
          </w:p>
        </w:tc>
        <w:tc>
          <w:tcPr>
            <w:tcW w:w="0" w:type="auto"/>
          </w:tcPr>
          <w:p w14:paraId="5B4EE4C6" w14:textId="77777777" w:rsidR="00936C5E" w:rsidRDefault="000E7F6D">
            <w:pPr>
              <w:pStyle w:val="Compact"/>
              <w:jc w:val="right"/>
            </w:pPr>
            <w:r>
              <w:t>5.9</w:t>
            </w:r>
          </w:p>
        </w:tc>
      </w:tr>
      <w:tr w:rsidR="00936C5E" w14:paraId="71471C89" w14:textId="77777777">
        <w:tc>
          <w:tcPr>
            <w:tcW w:w="0" w:type="auto"/>
          </w:tcPr>
          <w:p w14:paraId="53D3956B" w14:textId="77777777" w:rsidR="00936C5E" w:rsidRDefault="000E7F6D">
            <w:pPr>
              <w:pStyle w:val="Compact"/>
            </w:pPr>
            <w:r>
              <w:t>Soybean</w:t>
            </w:r>
          </w:p>
        </w:tc>
        <w:tc>
          <w:tcPr>
            <w:tcW w:w="0" w:type="auto"/>
          </w:tcPr>
          <w:p w14:paraId="77181B62" w14:textId="77777777" w:rsidR="00936C5E" w:rsidRDefault="000E7F6D">
            <w:pPr>
              <w:pStyle w:val="Compact"/>
            </w:pPr>
            <w:r>
              <w:t>347</w:t>
            </w:r>
          </w:p>
        </w:tc>
        <w:tc>
          <w:tcPr>
            <w:tcW w:w="0" w:type="auto"/>
          </w:tcPr>
          <w:p w14:paraId="72DF85EB" w14:textId="77777777" w:rsidR="00936C5E" w:rsidRDefault="000E7F6D">
            <w:pPr>
              <w:pStyle w:val="Compact"/>
              <w:jc w:val="right"/>
            </w:pPr>
            <w:r>
              <w:t>40</w:t>
            </w:r>
          </w:p>
        </w:tc>
        <w:tc>
          <w:tcPr>
            <w:tcW w:w="0" w:type="auto"/>
          </w:tcPr>
          <w:p w14:paraId="04218A60" w14:textId="77777777" w:rsidR="00936C5E" w:rsidRDefault="000E7F6D">
            <w:pPr>
              <w:pStyle w:val="Compact"/>
            </w:pPr>
            <w:r>
              <w:t>1,929</w:t>
            </w:r>
          </w:p>
        </w:tc>
        <w:tc>
          <w:tcPr>
            <w:tcW w:w="0" w:type="auto"/>
          </w:tcPr>
          <w:p w14:paraId="15C63E0C" w14:textId="77777777" w:rsidR="00936C5E" w:rsidRDefault="000E7F6D">
            <w:pPr>
              <w:pStyle w:val="Compact"/>
              <w:jc w:val="right"/>
            </w:pPr>
            <w:r>
              <w:t>2.0</w:t>
            </w:r>
          </w:p>
        </w:tc>
      </w:tr>
      <w:tr w:rsidR="00936C5E" w14:paraId="34DEC051" w14:textId="77777777">
        <w:tc>
          <w:tcPr>
            <w:tcW w:w="0" w:type="auto"/>
          </w:tcPr>
          <w:p w14:paraId="501EAD3A" w14:textId="77777777" w:rsidR="00936C5E" w:rsidRDefault="000E7F6D">
            <w:pPr>
              <w:pStyle w:val="Compact"/>
            </w:pPr>
            <w:r>
              <w:t>Barley</w:t>
            </w:r>
          </w:p>
        </w:tc>
        <w:tc>
          <w:tcPr>
            <w:tcW w:w="0" w:type="auto"/>
          </w:tcPr>
          <w:p w14:paraId="43E874D8" w14:textId="77777777" w:rsidR="00936C5E" w:rsidRDefault="000E7F6D">
            <w:pPr>
              <w:pStyle w:val="Compact"/>
            </w:pPr>
            <w:r>
              <w:t>84</w:t>
            </w:r>
          </w:p>
        </w:tc>
        <w:tc>
          <w:tcPr>
            <w:tcW w:w="0" w:type="auto"/>
          </w:tcPr>
          <w:p w14:paraId="47D75617" w14:textId="77777777" w:rsidR="00936C5E" w:rsidRDefault="000E7F6D">
            <w:pPr>
              <w:pStyle w:val="Compact"/>
              <w:jc w:val="right"/>
            </w:pPr>
            <w:r>
              <w:t>1</w:t>
            </w:r>
          </w:p>
        </w:tc>
        <w:tc>
          <w:tcPr>
            <w:tcW w:w="0" w:type="auto"/>
          </w:tcPr>
          <w:p w14:paraId="2B0E7F1B" w14:textId="77777777" w:rsidR="00936C5E" w:rsidRDefault="000E7F6D">
            <w:pPr>
              <w:pStyle w:val="Compact"/>
            </w:pPr>
            <w:r>
              <w:t>1,000</w:t>
            </w:r>
          </w:p>
        </w:tc>
        <w:tc>
          <w:tcPr>
            <w:tcW w:w="0" w:type="auto"/>
          </w:tcPr>
          <w:p w14:paraId="662F04F9" w14:textId="77777777" w:rsidR="00936C5E" w:rsidRDefault="000E7F6D">
            <w:pPr>
              <w:pStyle w:val="Compact"/>
              <w:jc w:val="right"/>
            </w:pPr>
            <w:r>
              <w:t>2.1</w:t>
            </w:r>
          </w:p>
        </w:tc>
      </w:tr>
      <w:tr w:rsidR="00936C5E" w14:paraId="4A7703CA" w14:textId="77777777">
        <w:tc>
          <w:tcPr>
            <w:tcW w:w="0" w:type="auto"/>
          </w:tcPr>
          <w:p w14:paraId="6084A091" w14:textId="77777777" w:rsidR="00936C5E" w:rsidRDefault="000E7F6D">
            <w:pPr>
              <w:pStyle w:val="Compact"/>
            </w:pPr>
            <w:r>
              <w:t>Blackgram</w:t>
            </w:r>
          </w:p>
        </w:tc>
        <w:tc>
          <w:tcPr>
            <w:tcW w:w="0" w:type="auto"/>
          </w:tcPr>
          <w:p w14:paraId="5B10BCE8" w14:textId="77777777" w:rsidR="00936C5E" w:rsidRDefault="000E7F6D">
            <w:pPr>
              <w:pStyle w:val="Compact"/>
            </w:pPr>
            <w:r>
              <w:t>15</w:t>
            </w:r>
          </w:p>
        </w:tc>
        <w:tc>
          <w:tcPr>
            <w:tcW w:w="0" w:type="auto"/>
          </w:tcPr>
          <w:p w14:paraId="2C2BEF24" w14:textId="77777777" w:rsidR="00936C5E" w:rsidRDefault="000E7F6D">
            <w:pPr>
              <w:pStyle w:val="Compact"/>
              <w:jc w:val="right"/>
            </w:pPr>
            <w:r>
              <w:t>2</w:t>
            </w:r>
          </w:p>
        </w:tc>
        <w:tc>
          <w:tcPr>
            <w:tcW w:w="0" w:type="auto"/>
          </w:tcPr>
          <w:p w14:paraId="2C821045" w14:textId="77777777" w:rsidR="00936C5E" w:rsidRDefault="000E7F6D">
            <w:pPr>
              <w:pStyle w:val="Compact"/>
            </w:pPr>
            <w:r>
              <w:t>600</w:t>
            </w:r>
          </w:p>
        </w:tc>
        <w:tc>
          <w:tcPr>
            <w:tcW w:w="0" w:type="auto"/>
          </w:tcPr>
          <w:p w14:paraId="14B6F8E4" w14:textId="77777777" w:rsidR="00936C5E" w:rsidRDefault="000E7F6D">
            <w:pPr>
              <w:pStyle w:val="Compact"/>
              <w:jc w:val="right"/>
            </w:pPr>
            <w:r>
              <w:t>1.5</w:t>
            </w:r>
          </w:p>
        </w:tc>
      </w:tr>
      <w:tr w:rsidR="00936C5E" w14:paraId="42AD91AA" w14:textId="77777777">
        <w:tc>
          <w:tcPr>
            <w:tcW w:w="0" w:type="auto"/>
          </w:tcPr>
          <w:p w14:paraId="52D948BA" w14:textId="77777777" w:rsidR="00936C5E" w:rsidRDefault="000E7F6D">
            <w:pPr>
              <w:pStyle w:val="Compact"/>
            </w:pPr>
            <w:r>
              <w:t>Sorghum</w:t>
            </w:r>
          </w:p>
        </w:tc>
        <w:tc>
          <w:tcPr>
            <w:tcW w:w="0" w:type="auto"/>
          </w:tcPr>
          <w:p w14:paraId="74C7FA6F" w14:textId="77777777" w:rsidR="00936C5E" w:rsidRDefault="000E7F6D">
            <w:pPr>
              <w:pStyle w:val="Compact"/>
            </w:pPr>
            <w:r>
              <w:t>150</w:t>
            </w:r>
          </w:p>
        </w:tc>
        <w:tc>
          <w:tcPr>
            <w:tcW w:w="0" w:type="auto"/>
          </w:tcPr>
          <w:p w14:paraId="36DF5F9F" w14:textId="77777777" w:rsidR="00936C5E" w:rsidRDefault="000E7F6D">
            <w:pPr>
              <w:pStyle w:val="Compact"/>
              <w:jc w:val="right"/>
            </w:pPr>
            <w:r>
              <w:t>3</w:t>
            </w:r>
          </w:p>
        </w:tc>
        <w:tc>
          <w:tcPr>
            <w:tcW w:w="0" w:type="auto"/>
          </w:tcPr>
          <w:p w14:paraId="326434CC" w14:textId="77777777" w:rsidR="00936C5E" w:rsidRDefault="000E7F6D">
            <w:pPr>
              <w:pStyle w:val="Compact"/>
            </w:pPr>
            <w:r>
              <w:t>120</w:t>
            </w:r>
          </w:p>
        </w:tc>
        <w:tc>
          <w:tcPr>
            <w:tcW w:w="0" w:type="auto"/>
          </w:tcPr>
          <w:p w14:paraId="494A4E60" w14:textId="77777777" w:rsidR="00936C5E" w:rsidRDefault="000E7F6D">
            <w:pPr>
              <w:pStyle w:val="Compact"/>
              <w:jc w:val="right"/>
            </w:pPr>
            <w:r>
              <w:t>6.1</w:t>
            </w:r>
          </w:p>
        </w:tc>
      </w:tr>
      <w:tr w:rsidR="00936C5E" w14:paraId="07EB89F5" w14:textId="77777777">
        <w:tc>
          <w:tcPr>
            <w:tcW w:w="0" w:type="auto"/>
          </w:tcPr>
          <w:p w14:paraId="17BA09F7" w14:textId="77777777" w:rsidR="00936C5E" w:rsidRDefault="000E7F6D">
            <w:pPr>
              <w:pStyle w:val="Compact"/>
            </w:pPr>
            <w:r>
              <w:t>Groundnut</w:t>
            </w:r>
          </w:p>
        </w:tc>
        <w:tc>
          <w:tcPr>
            <w:tcW w:w="0" w:type="auto"/>
          </w:tcPr>
          <w:p w14:paraId="571D0F16" w14:textId="77777777" w:rsidR="00936C5E" w:rsidRDefault="000E7F6D">
            <w:pPr>
              <w:pStyle w:val="Compact"/>
            </w:pPr>
            <w:r>
              <w:t>25</w:t>
            </w:r>
          </w:p>
        </w:tc>
        <w:tc>
          <w:tcPr>
            <w:tcW w:w="0" w:type="auto"/>
          </w:tcPr>
          <w:p w14:paraId="10D8AE57" w14:textId="77777777" w:rsidR="00936C5E" w:rsidRDefault="000E7F6D">
            <w:pPr>
              <w:pStyle w:val="Compact"/>
              <w:jc w:val="right"/>
            </w:pPr>
            <w:r>
              <w:t>2</w:t>
            </w:r>
          </w:p>
        </w:tc>
        <w:tc>
          <w:tcPr>
            <w:tcW w:w="0" w:type="auto"/>
          </w:tcPr>
          <w:p w14:paraId="63A4EFEF" w14:textId="77777777" w:rsidR="00936C5E" w:rsidRDefault="000E7F6D">
            <w:pPr>
              <w:pStyle w:val="Compact"/>
            </w:pPr>
            <w:r>
              <w:t>10</w:t>
            </w:r>
          </w:p>
        </w:tc>
        <w:tc>
          <w:tcPr>
            <w:tcW w:w="0" w:type="auto"/>
          </w:tcPr>
          <w:p w14:paraId="499583BB" w14:textId="77777777" w:rsidR="00936C5E" w:rsidRDefault="000E7F6D">
            <w:pPr>
              <w:pStyle w:val="Compact"/>
              <w:jc w:val="right"/>
            </w:pPr>
            <w:r>
              <w:t>3.0</w:t>
            </w:r>
          </w:p>
        </w:tc>
      </w:tr>
      <w:tr w:rsidR="00936C5E" w14:paraId="573CF953" w14:textId="77777777">
        <w:tc>
          <w:tcPr>
            <w:tcW w:w="0" w:type="auto"/>
          </w:tcPr>
          <w:p w14:paraId="72183A7E" w14:textId="77777777" w:rsidR="00936C5E" w:rsidRDefault="000E7F6D">
            <w:pPr>
              <w:pStyle w:val="Compact"/>
            </w:pPr>
            <w:r>
              <w:t>Banana</w:t>
            </w:r>
          </w:p>
        </w:tc>
        <w:tc>
          <w:tcPr>
            <w:tcW w:w="0" w:type="auto"/>
          </w:tcPr>
          <w:p w14:paraId="2688E059" w14:textId="77777777" w:rsidR="00936C5E" w:rsidRDefault="000E7F6D">
            <w:pPr>
              <w:pStyle w:val="Compact"/>
            </w:pPr>
            <w:r>
              <w:t>7</w:t>
            </w:r>
          </w:p>
        </w:tc>
        <w:tc>
          <w:tcPr>
            <w:tcW w:w="0" w:type="auto"/>
          </w:tcPr>
          <w:p w14:paraId="6C137173" w14:textId="77777777" w:rsidR="00936C5E" w:rsidRDefault="000E7F6D">
            <w:pPr>
              <w:pStyle w:val="Compact"/>
              <w:jc w:val="right"/>
            </w:pPr>
            <w:r>
              <w:t>1</w:t>
            </w:r>
          </w:p>
        </w:tc>
        <w:tc>
          <w:tcPr>
            <w:tcW w:w="0" w:type="auto"/>
          </w:tcPr>
          <w:p w14:paraId="40F42EAE" w14:textId="77777777" w:rsidR="00936C5E" w:rsidRDefault="000E7F6D">
            <w:pPr>
              <w:pStyle w:val="Compact"/>
            </w:pPr>
            <w:r>
              <w:t>0.1</w:t>
            </w:r>
          </w:p>
        </w:tc>
        <w:tc>
          <w:tcPr>
            <w:tcW w:w="0" w:type="auto"/>
          </w:tcPr>
          <w:p w14:paraId="72AFA43F" w14:textId="77777777" w:rsidR="00936C5E" w:rsidRDefault="000E7F6D">
            <w:pPr>
              <w:pStyle w:val="Compact"/>
              <w:jc w:val="right"/>
            </w:pPr>
            <w:r>
              <w:t>40.0</w:t>
            </w:r>
          </w:p>
        </w:tc>
      </w:tr>
      <w:tr w:rsidR="00936C5E" w14:paraId="41374EF2" w14:textId="77777777">
        <w:tc>
          <w:tcPr>
            <w:tcW w:w="0" w:type="auto"/>
          </w:tcPr>
          <w:p w14:paraId="5935C97B" w14:textId="77777777" w:rsidR="00936C5E" w:rsidRDefault="000E7F6D">
            <w:pPr>
              <w:pStyle w:val="Compact"/>
            </w:pPr>
            <w:r>
              <w:t>Bean</w:t>
            </w:r>
          </w:p>
        </w:tc>
        <w:tc>
          <w:tcPr>
            <w:tcW w:w="0" w:type="auto"/>
          </w:tcPr>
          <w:p w14:paraId="7F7F55D6" w14:textId="77777777" w:rsidR="00936C5E" w:rsidRDefault="000E7F6D">
            <w:pPr>
              <w:pStyle w:val="Compact"/>
            </w:pPr>
            <w:r>
              <w:t>216</w:t>
            </w:r>
          </w:p>
        </w:tc>
        <w:tc>
          <w:tcPr>
            <w:tcW w:w="0" w:type="auto"/>
          </w:tcPr>
          <w:p w14:paraId="530CF0FF" w14:textId="77777777" w:rsidR="00936C5E" w:rsidRDefault="000E7F6D">
            <w:pPr>
              <w:pStyle w:val="Compact"/>
              <w:jc w:val="right"/>
            </w:pPr>
            <w:r>
              <w:t>3</w:t>
            </w:r>
          </w:p>
        </w:tc>
        <w:tc>
          <w:tcPr>
            <w:tcW w:w="0" w:type="auto"/>
          </w:tcPr>
          <w:p w14:paraId="32864306" w14:textId="77777777" w:rsidR="00936C5E" w:rsidRDefault="000E7F6D">
            <w:pPr>
              <w:pStyle w:val="Compact"/>
            </w:pPr>
            <w:r>
              <w:t>0.05</w:t>
            </w:r>
          </w:p>
        </w:tc>
        <w:tc>
          <w:tcPr>
            <w:tcW w:w="0" w:type="auto"/>
          </w:tcPr>
          <w:p w14:paraId="63C61598" w14:textId="77777777" w:rsidR="00936C5E" w:rsidRDefault="000E7F6D">
            <w:pPr>
              <w:pStyle w:val="Compact"/>
              <w:jc w:val="right"/>
            </w:pPr>
            <w:r>
              <w:t>2.0</w:t>
            </w:r>
          </w:p>
        </w:tc>
      </w:tr>
      <w:tr w:rsidR="00936C5E" w14:paraId="1D7395EF" w14:textId="77777777">
        <w:tc>
          <w:tcPr>
            <w:tcW w:w="0" w:type="auto"/>
          </w:tcPr>
          <w:p w14:paraId="01DC74E2" w14:textId="77777777" w:rsidR="00936C5E" w:rsidRDefault="000E7F6D">
            <w:pPr>
              <w:pStyle w:val="Compact"/>
            </w:pPr>
            <w:r>
              <w:t>Tomato</w:t>
            </w:r>
          </w:p>
        </w:tc>
        <w:tc>
          <w:tcPr>
            <w:tcW w:w="0" w:type="auto"/>
          </w:tcPr>
          <w:p w14:paraId="017CA2D9" w14:textId="77777777" w:rsidR="00936C5E" w:rsidRDefault="000E7F6D">
            <w:pPr>
              <w:pStyle w:val="Compact"/>
            </w:pPr>
            <w:r>
              <w:t>2</w:t>
            </w:r>
          </w:p>
        </w:tc>
        <w:tc>
          <w:tcPr>
            <w:tcW w:w="0" w:type="auto"/>
          </w:tcPr>
          <w:p w14:paraId="258020C6" w14:textId="77777777" w:rsidR="00936C5E" w:rsidRDefault="000E7F6D">
            <w:pPr>
              <w:pStyle w:val="Compact"/>
              <w:jc w:val="right"/>
            </w:pPr>
            <w:r>
              <w:t>1</w:t>
            </w:r>
          </w:p>
        </w:tc>
        <w:tc>
          <w:tcPr>
            <w:tcW w:w="0" w:type="auto"/>
          </w:tcPr>
          <w:p w14:paraId="3F761069" w14:textId="77777777" w:rsidR="00936C5E" w:rsidRDefault="000E7F6D">
            <w:pPr>
              <w:pStyle w:val="Compact"/>
            </w:pPr>
            <w:r>
              <w:t>0.035</w:t>
            </w:r>
          </w:p>
        </w:tc>
        <w:tc>
          <w:tcPr>
            <w:tcW w:w="0" w:type="auto"/>
          </w:tcPr>
          <w:p w14:paraId="2F605397" w14:textId="77777777" w:rsidR="00936C5E" w:rsidRDefault="000E7F6D">
            <w:pPr>
              <w:pStyle w:val="Compact"/>
              <w:jc w:val="right"/>
            </w:pPr>
            <w:r>
              <w:t>35.0</w:t>
            </w:r>
          </w:p>
        </w:tc>
      </w:tr>
    </w:tbl>
    <w:p w14:paraId="764BAFA3" w14:textId="77777777" w:rsidR="00936C5E" w:rsidRDefault="000E7F6D">
      <w:pPr>
        <w:pStyle w:val="Heading3"/>
      </w:pPr>
      <w:bookmarkStart w:id="73" w:name="quality-traits"/>
      <w:bookmarkStart w:id="74" w:name="_Toc43907823"/>
      <w:r>
        <w:t>Quality traits</w:t>
      </w:r>
      <w:bookmarkEnd w:id="73"/>
      <w:bookmarkEnd w:id="74"/>
    </w:p>
    <w:p w14:paraId="509DFACC" w14:textId="12926AED" w:rsidR="00936C5E" w:rsidRDefault="000E7F6D">
      <w:pPr>
        <w:pStyle w:val="FirstParagraph"/>
      </w:pPr>
      <w:r>
        <w:t xml:space="preserve">The number of crops for which at least one quality trait (gluten free, grain size, grain shape, grain color, milling quality, eating quality, high mineral content, high oil content, and high seed protein content) improved by the mutant variety was estimated to assess whether, apart from improving the productivity of the crops, the mutant varieties contribute to an improvement in their quality or not. As a result of the online survey, it was found that 80% of the mutant varieties reported to have improved at least one quality trait. As </w:t>
      </w:r>
      <w:del w:id="75" w:author="Julian King" w:date="2020-07-03T15:29:00Z">
        <w:r w:rsidDel="00EA1C00">
          <w:delText xml:space="preserve">it </w:delText>
        </w:r>
      </w:del>
      <w:r>
        <w:t xml:space="preserve">can be seen in the figure below, from the 10 crops for which a mutant variety has been developed, </w:t>
      </w:r>
      <w:del w:id="76" w:author="Julian King" w:date="2020-07-03T15:39:00Z">
        <w:r w:rsidDel="00FC16BF">
          <w:delText xml:space="preserve">8 </w:delText>
        </w:r>
      </w:del>
      <w:ins w:id="77" w:author="Julian King" w:date="2020-07-03T15:39:00Z">
        <w:r w:rsidR="00FC16BF">
          <w:t xml:space="preserve">eight </w:t>
        </w:r>
      </w:ins>
      <w:r>
        <w:t>have improved at least one quality trait</w:t>
      </w:r>
      <w:ins w:id="78" w:author="Julian King" w:date="2020-07-03T15:30:00Z">
        <w:r w:rsidR="00AE0895">
          <w:t xml:space="preserve"> (and up to </w:t>
        </w:r>
      </w:ins>
      <w:ins w:id="79" w:author="Julian King" w:date="2020-07-03T15:39:00Z">
        <w:r w:rsidR="00FC16BF">
          <w:t>seven</w:t>
        </w:r>
      </w:ins>
      <w:ins w:id="80" w:author="Julian King" w:date="2020-07-03T15:30:00Z">
        <w:r w:rsidR="00AE0895">
          <w:t xml:space="preserve"> quality traits</w:t>
        </w:r>
      </w:ins>
      <w:ins w:id="81" w:author="Julian King" w:date="2020-07-03T15:31:00Z">
        <w:r w:rsidR="00AE0895">
          <w:t xml:space="preserve"> in the case of soybean and rice)</w:t>
        </w:r>
      </w:ins>
      <w:r>
        <w:t xml:space="preserve">. From all the mutant </w:t>
      </w:r>
      <w:del w:id="82" w:author="Julian King" w:date="2020-07-03T15:39:00Z">
        <w:r w:rsidDel="00FC16BF">
          <w:delText>vareities</w:delText>
        </w:r>
      </w:del>
      <w:ins w:id="83" w:author="Julian King" w:date="2020-07-03T15:39:00Z">
        <w:r w:rsidR="00FC16BF">
          <w:t>varieties</w:t>
        </w:r>
      </w:ins>
      <w:r>
        <w:t>, only Barley and Banana have not improved any quality trait.</w:t>
      </w:r>
    </w:p>
    <w:p w14:paraId="57AB443E" w14:textId="77777777" w:rsidR="00936C5E" w:rsidRDefault="000E7F6D">
      <w:pPr>
        <w:pStyle w:val="BodyText"/>
      </w:pPr>
      <w:r>
        <w:rPr>
          <w:b/>
        </w:rPr>
        <w:t xml:space="preserve">the rubric is </w:t>
      </w:r>
      <w:commentRangeStart w:id="84"/>
      <w:r>
        <w:rPr>
          <w:b/>
        </w:rPr>
        <w:t>unclear</w:t>
      </w:r>
      <w:commentRangeEnd w:id="84"/>
      <w:r w:rsidR="00F53863">
        <w:rPr>
          <w:rStyle w:val="CommentReference"/>
          <w:rFonts w:asciiTheme="minorHAnsi" w:hAnsiTheme="minorHAnsi"/>
        </w:rPr>
        <w:commentReference w:id="84"/>
      </w:r>
      <w:r>
        <w:rPr>
          <w:b/>
        </w:rPr>
        <w:t xml:space="preserve">: “at least one quality trait improved” doesn’t quite cover the eventuality that 8 out of 10 have “at least one” while some have up to 7 traits improved. If we take the rubric literally it could imply a fail because of barley and banana. </w:t>
      </w:r>
    </w:p>
    <w:p w14:paraId="6065DA16" w14:textId="77777777" w:rsidR="00936C5E" w:rsidRDefault="000E7F6D">
      <w:pPr>
        <w:pStyle w:val="Heading4"/>
      </w:pPr>
      <w:bookmarkStart w:id="85" w:name="Xf96d2219337b366210a81112972e17659d7dc02"/>
      <w:r>
        <w:t>Figure X. Number of quality traits improved by mutant varieties</w:t>
      </w:r>
      <w:bookmarkEnd w:id="85"/>
    </w:p>
    <w:p w14:paraId="3E6C567C" w14:textId="77777777" w:rsidR="00936C5E" w:rsidRDefault="000E7F6D">
      <w:pPr>
        <w:pStyle w:val="FirstParagraph"/>
      </w:pPr>
      <w:r>
        <w:rPr>
          <w:noProof/>
        </w:rPr>
        <w:drawing>
          <wp:inline distT="0" distB="0" distL="0" distR="0" wp14:anchorId="2370C1B6" wp14:editId="37C42AD3">
            <wp:extent cx="5943600" cy="416052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quality-1.png"/>
                    <pic:cNvPicPr>
                      <a:picLocks noChangeAspect="1" noChangeArrowheads="1"/>
                    </pic:cNvPicPr>
                  </pic:nvPicPr>
                  <pic:blipFill>
                    <a:blip r:embed="rId16"/>
                    <a:stretch>
                      <a:fillRect/>
                    </a:stretch>
                  </pic:blipFill>
                  <pic:spPr bwMode="auto">
                    <a:xfrm>
                      <a:off x="0" y="0"/>
                      <a:ext cx="5943600" cy="4160520"/>
                    </a:xfrm>
                    <a:prstGeom prst="rect">
                      <a:avLst/>
                    </a:prstGeom>
                    <a:noFill/>
                    <a:ln w="9525">
                      <a:noFill/>
                      <a:headEnd/>
                      <a:tailEnd/>
                    </a:ln>
                  </pic:spPr>
                </pic:pic>
              </a:graphicData>
            </a:graphic>
          </wp:inline>
        </w:drawing>
      </w:r>
    </w:p>
    <w:p w14:paraId="5D3E9A61" w14:textId="77777777" w:rsidR="00936C5E" w:rsidRDefault="000E7F6D">
      <w:pPr>
        <w:pStyle w:val="BodyText"/>
      </w:pPr>
      <w:r>
        <w:t>To check for consistency between countries on the quality traits improved, the proportion of responses that reported a positive improvement in quality crops was estimated. Thus, for each crop reported, the proportion of times the crop was reported to have improve a quality trait is presented in the figure below.</w:t>
      </w:r>
    </w:p>
    <w:p w14:paraId="45B55215" w14:textId="77777777" w:rsidR="00936C5E" w:rsidRDefault="000E7F6D">
      <w:pPr>
        <w:pStyle w:val="Heading4"/>
      </w:pPr>
      <w:bookmarkStart w:id="86" w:name="X5845bba18a7ebaf4f48c36acc19377eb01a5cc3"/>
      <w:r>
        <w:t>Figure X. Proportion of responses reporting improvement in quality traits of mutation varieties</w:t>
      </w:r>
      <w:bookmarkEnd w:id="86"/>
    </w:p>
    <w:p w14:paraId="581AB71C" w14:textId="77777777" w:rsidR="00936C5E" w:rsidRDefault="000E7F6D">
      <w:pPr>
        <w:pStyle w:val="FirstParagraph"/>
      </w:pPr>
      <w:r>
        <w:rPr>
          <w:noProof/>
        </w:rPr>
        <w:drawing>
          <wp:inline distT="0" distB="0" distL="0" distR="0" wp14:anchorId="7BABB3F8" wp14:editId="052430B3">
            <wp:extent cx="5943600" cy="416052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quality_check-1.png"/>
                    <pic:cNvPicPr>
                      <a:picLocks noChangeAspect="1" noChangeArrowheads="1"/>
                    </pic:cNvPicPr>
                  </pic:nvPicPr>
                  <pic:blipFill>
                    <a:blip r:embed="rId17"/>
                    <a:stretch>
                      <a:fillRect/>
                    </a:stretch>
                  </pic:blipFill>
                  <pic:spPr bwMode="auto">
                    <a:xfrm>
                      <a:off x="0" y="0"/>
                      <a:ext cx="5943600" cy="4160520"/>
                    </a:xfrm>
                    <a:prstGeom prst="rect">
                      <a:avLst/>
                    </a:prstGeom>
                    <a:noFill/>
                    <a:ln w="9525">
                      <a:noFill/>
                      <a:headEnd/>
                      <a:tailEnd/>
                    </a:ln>
                  </pic:spPr>
                </pic:pic>
              </a:graphicData>
            </a:graphic>
          </wp:inline>
        </w:drawing>
      </w:r>
    </w:p>
    <w:p w14:paraId="13EF91F4" w14:textId="77777777" w:rsidR="00936C5E" w:rsidRDefault="000E7F6D">
      <w:pPr>
        <w:pStyle w:val="Heading1"/>
      </w:pPr>
      <w:bookmarkStart w:id="87" w:name="X952b217f84cc7f66d330daec3bd5dc97a9a4f50"/>
      <w:bookmarkStart w:id="88" w:name="_Toc43907824"/>
      <w:r>
        <w:t>Criterion 2: Enhanced environmental protection</w:t>
      </w:r>
      <w:bookmarkEnd w:id="87"/>
      <w:bookmarkEnd w:id="88"/>
    </w:p>
    <w:p w14:paraId="68BEFCE1" w14:textId="77777777" w:rsidR="00936C5E" w:rsidRDefault="000E7F6D">
      <w:pPr>
        <w:pStyle w:val="Heading3"/>
      </w:pPr>
      <w:bookmarkStart w:id="89" w:name="evidence-needed-for-criterion-2"/>
      <w:bookmarkStart w:id="90" w:name="_Toc43907825"/>
      <w:r>
        <w:t>Evidence needed for Criterion 2</w:t>
      </w:r>
      <w:bookmarkEnd w:id="89"/>
      <w:bookmarkEnd w:id="90"/>
    </w:p>
    <w:p w14:paraId="01F82945" w14:textId="77777777" w:rsidR="00936C5E" w:rsidRDefault="00936C5E">
      <w:pPr>
        <w:pStyle w:val="FirstParagraph"/>
      </w:pPr>
    </w:p>
    <w:p w14:paraId="2853F444" w14:textId="77777777" w:rsidR="00936C5E" w:rsidRDefault="000E7F6D">
      <w:pPr>
        <w:pStyle w:val="Heading4"/>
      </w:pPr>
      <w:bookmarkStart w:id="91" w:name="table-x.-evidence-needed-for-criterion-2"/>
      <w:r>
        <w:t>Table X. Evidence needed for criterion 2</w:t>
      </w:r>
      <w:bookmarkEnd w:id="91"/>
    </w:p>
    <w:tbl>
      <w:tblPr>
        <w:tblStyle w:val="Table"/>
        <w:tblW w:w="5000" w:type="pct"/>
        <w:tblLook w:val="07E0" w:firstRow="1" w:lastRow="1" w:firstColumn="1" w:lastColumn="1" w:noHBand="1" w:noVBand="1"/>
      </w:tblPr>
      <w:tblGrid>
        <w:gridCol w:w="6913"/>
        <w:gridCol w:w="927"/>
        <w:gridCol w:w="1520"/>
      </w:tblGrid>
      <w:tr w:rsidR="00936C5E" w14:paraId="7121C8DB" w14:textId="77777777">
        <w:tc>
          <w:tcPr>
            <w:tcW w:w="0" w:type="auto"/>
            <w:tcBorders>
              <w:bottom w:val="single" w:sz="0" w:space="0" w:color="auto"/>
            </w:tcBorders>
            <w:vAlign w:val="bottom"/>
          </w:tcPr>
          <w:p w14:paraId="37CE9106" w14:textId="77777777" w:rsidR="00936C5E" w:rsidRDefault="000E7F6D">
            <w:pPr>
              <w:pStyle w:val="Compact"/>
            </w:pPr>
            <w:r>
              <w:t>Evidence needed</w:t>
            </w:r>
          </w:p>
        </w:tc>
        <w:tc>
          <w:tcPr>
            <w:tcW w:w="0" w:type="auto"/>
            <w:tcBorders>
              <w:bottom w:val="single" w:sz="0" w:space="0" w:color="auto"/>
            </w:tcBorders>
            <w:vAlign w:val="bottom"/>
          </w:tcPr>
          <w:p w14:paraId="0A9E6621" w14:textId="77777777" w:rsidR="00936C5E" w:rsidRDefault="000E7F6D">
            <w:pPr>
              <w:pStyle w:val="Compact"/>
            </w:pPr>
            <w:r>
              <w:t>Finding</w:t>
            </w:r>
          </w:p>
        </w:tc>
        <w:tc>
          <w:tcPr>
            <w:tcW w:w="0" w:type="auto"/>
            <w:tcBorders>
              <w:bottom w:val="single" w:sz="0" w:space="0" w:color="auto"/>
            </w:tcBorders>
            <w:vAlign w:val="bottom"/>
          </w:tcPr>
          <w:p w14:paraId="79C0B662" w14:textId="77777777" w:rsidR="00936C5E" w:rsidRDefault="000E7F6D">
            <w:pPr>
              <w:pStyle w:val="Compact"/>
            </w:pPr>
            <w:r>
              <w:t>Source</w:t>
            </w:r>
          </w:p>
        </w:tc>
      </w:tr>
      <w:tr w:rsidR="00936C5E" w14:paraId="4396699E" w14:textId="77777777">
        <w:tc>
          <w:tcPr>
            <w:tcW w:w="0" w:type="auto"/>
          </w:tcPr>
          <w:p w14:paraId="3823721E" w14:textId="77777777" w:rsidR="00936C5E" w:rsidRDefault="000E7F6D">
            <w:pPr>
              <w:pStyle w:val="Compact"/>
            </w:pPr>
            <w:commentRangeStart w:id="92"/>
            <w:r>
              <w:t>Average</w:t>
            </w:r>
            <w:commentRangeEnd w:id="92"/>
            <w:r w:rsidR="00264BD1">
              <w:rPr>
                <w:rStyle w:val="CommentReference"/>
                <w:rFonts w:asciiTheme="minorHAnsi" w:hAnsiTheme="minorHAnsi"/>
              </w:rPr>
              <w:commentReference w:id="92"/>
            </w:r>
            <w:r>
              <w:t xml:space="preserve"> reduction in chemical fertiliser use for each mutant variety</w:t>
            </w:r>
          </w:p>
        </w:tc>
        <w:tc>
          <w:tcPr>
            <w:tcW w:w="0" w:type="auto"/>
          </w:tcPr>
          <w:p w14:paraId="42DDCCC7" w14:textId="77777777" w:rsidR="00936C5E" w:rsidRDefault="000E7F6D">
            <w:pPr>
              <w:pStyle w:val="Compact"/>
            </w:pPr>
            <w:r>
              <w:t>23%</w:t>
            </w:r>
          </w:p>
        </w:tc>
        <w:tc>
          <w:tcPr>
            <w:tcW w:w="0" w:type="auto"/>
          </w:tcPr>
          <w:p w14:paraId="5205CD00" w14:textId="77777777" w:rsidR="00936C5E" w:rsidRDefault="000E7F6D">
            <w:pPr>
              <w:pStyle w:val="Compact"/>
            </w:pPr>
            <w:r>
              <w:t>Online survey</w:t>
            </w:r>
          </w:p>
        </w:tc>
      </w:tr>
      <w:tr w:rsidR="00936C5E" w14:paraId="16C51146" w14:textId="77777777">
        <w:tc>
          <w:tcPr>
            <w:tcW w:w="0" w:type="auto"/>
          </w:tcPr>
          <w:p w14:paraId="7C5EAC75" w14:textId="77777777" w:rsidR="00936C5E" w:rsidRDefault="000E7F6D">
            <w:pPr>
              <w:pStyle w:val="Compact"/>
            </w:pPr>
            <w:r>
              <w:t>Average reduction in pesticide use for each mutant variety</w:t>
            </w:r>
          </w:p>
        </w:tc>
        <w:tc>
          <w:tcPr>
            <w:tcW w:w="0" w:type="auto"/>
          </w:tcPr>
          <w:p w14:paraId="570B1171" w14:textId="77777777" w:rsidR="00936C5E" w:rsidRDefault="000E7F6D">
            <w:pPr>
              <w:pStyle w:val="Compact"/>
            </w:pPr>
            <w:r>
              <w:t>15%</w:t>
            </w:r>
          </w:p>
        </w:tc>
        <w:tc>
          <w:tcPr>
            <w:tcW w:w="0" w:type="auto"/>
          </w:tcPr>
          <w:p w14:paraId="5EA90F84" w14:textId="77777777" w:rsidR="00936C5E" w:rsidRDefault="000E7F6D">
            <w:pPr>
              <w:pStyle w:val="Compact"/>
            </w:pPr>
            <w:r>
              <w:t>Online survey</w:t>
            </w:r>
          </w:p>
        </w:tc>
      </w:tr>
      <w:tr w:rsidR="00936C5E" w14:paraId="51F06B29" w14:textId="77777777">
        <w:tc>
          <w:tcPr>
            <w:tcW w:w="0" w:type="auto"/>
          </w:tcPr>
          <w:p w14:paraId="21346780" w14:textId="115815FF" w:rsidR="00936C5E" w:rsidRDefault="000E7F6D">
            <w:pPr>
              <w:pStyle w:val="Compact"/>
            </w:pPr>
            <w:r>
              <w:t>Average increase in water use efficien</w:t>
            </w:r>
            <w:ins w:id="93" w:author="Julian King" w:date="2020-07-03T15:36:00Z">
              <w:r w:rsidR="00013867">
                <w:t>c</w:t>
              </w:r>
            </w:ins>
            <w:del w:id="94" w:author="Julian King" w:date="2020-07-03T15:36:00Z">
              <w:r w:rsidDel="00013867">
                <w:delText>d</w:delText>
              </w:r>
            </w:del>
            <w:r>
              <w:t>y</w:t>
            </w:r>
          </w:p>
        </w:tc>
        <w:tc>
          <w:tcPr>
            <w:tcW w:w="0" w:type="auto"/>
          </w:tcPr>
          <w:p w14:paraId="72734E66" w14:textId="77777777" w:rsidR="00936C5E" w:rsidRDefault="000E7F6D">
            <w:pPr>
              <w:pStyle w:val="Compact"/>
            </w:pPr>
            <w:r>
              <w:t>10%</w:t>
            </w:r>
          </w:p>
        </w:tc>
        <w:tc>
          <w:tcPr>
            <w:tcW w:w="0" w:type="auto"/>
          </w:tcPr>
          <w:p w14:paraId="4C938209" w14:textId="77777777" w:rsidR="00936C5E" w:rsidRDefault="000E7F6D">
            <w:pPr>
              <w:pStyle w:val="Compact"/>
            </w:pPr>
            <w:r>
              <w:t>Online survey</w:t>
            </w:r>
          </w:p>
        </w:tc>
      </w:tr>
    </w:tbl>
    <w:p w14:paraId="0F4BE036" w14:textId="53E8D06F" w:rsidR="00936C5E" w:rsidRDefault="000E7F6D">
      <w:pPr>
        <w:pStyle w:val="Heading3"/>
      </w:pPr>
      <w:bookmarkStart w:id="95" w:name="enhaced-environmental-protection"/>
      <w:bookmarkStart w:id="96" w:name="_Toc43907826"/>
      <w:r>
        <w:t>Enha</w:t>
      </w:r>
      <w:ins w:id="97" w:author="Julian King" w:date="2020-07-03T15:36:00Z">
        <w:r w:rsidR="009A08C3">
          <w:t>n</w:t>
        </w:r>
      </w:ins>
      <w:r>
        <w:t>ced environmental protection</w:t>
      </w:r>
      <w:bookmarkEnd w:id="95"/>
      <w:bookmarkEnd w:id="96"/>
    </w:p>
    <w:p w14:paraId="6CE522B3" w14:textId="60194E6D" w:rsidR="00936C5E" w:rsidRDefault="000E7F6D">
      <w:pPr>
        <w:pStyle w:val="FirstParagraph"/>
      </w:pPr>
      <w:r>
        <w:t>To assess the environmental contribution of mutant vari</w:t>
      </w:r>
      <w:ins w:id="98" w:author="Julian King" w:date="2020-07-03T15:37:00Z">
        <w:r w:rsidR="00961F8A">
          <w:t>e</w:t>
        </w:r>
      </w:ins>
      <w:r>
        <w:t xml:space="preserve">ties, the number of mutant crops that contribute to at least one environmental protection </w:t>
      </w:r>
      <w:del w:id="99" w:author="Julian King" w:date="2020-07-03T15:36:00Z">
        <w:r w:rsidDel="009A08C3">
          <w:delText>-R</w:delText>
        </w:r>
      </w:del>
      <w:ins w:id="100" w:author="Julian King" w:date="2020-07-03T15:36:00Z">
        <w:r w:rsidR="009A08C3">
          <w:t>(r</w:t>
        </w:r>
      </w:ins>
      <w:r>
        <w:t>eduction of pesticide use, reduction of chemical fertilizer, increase of water efficiency, or increase soil fertility</w:t>
      </w:r>
      <w:ins w:id="101" w:author="Julian King" w:date="2020-07-03T15:36:00Z">
        <w:r w:rsidR="009A08C3">
          <w:t>)</w:t>
        </w:r>
      </w:ins>
      <w:del w:id="102" w:author="Julian King" w:date="2020-07-03T15:36:00Z">
        <w:r w:rsidDel="009A08C3">
          <w:delText xml:space="preserve"> -</w:delText>
        </w:r>
      </w:del>
      <w:r>
        <w:t xml:space="preserve"> was estimated. It was found that </w:t>
      </w:r>
      <w:r>
        <w:rPr>
          <w:b/>
        </w:rPr>
        <w:t>all the crops for which a varietiy has been developed contribute to at least one environmental protection without a significant reduction in production</w:t>
      </w:r>
      <w:r>
        <w:t>. Figure X. shows the proportion of responses, by crop, in which an enha</w:t>
      </w:r>
      <w:ins w:id="103" w:author="Julian King" w:date="2020-07-03T15:36:00Z">
        <w:r w:rsidR="00961F8A">
          <w:t>n</w:t>
        </w:r>
      </w:ins>
      <w:r>
        <w:t>cement in e</w:t>
      </w:r>
      <w:ins w:id="104" w:author="Julian King" w:date="2020-07-03T15:37:00Z">
        <w:r w:rsidR="00961F8A">
          <w:t>n</w:t>
        </w:r>
      </w:ins>
      <w:r>
        <w:t>vironmental protection was reported. From this figure, it can be seen that mutant varieties of Soybean, Rice, and Sorghum have contributed to a reduction of pesticide use, and chemical fertilizer, and to an improvement of soil fertility and water efficiency; mutant varieties of Tomato reduce the use of pesticides; and Mungbean, Chickpea, and Bean improve soil fertility.</w:t>
      </w:r>
    </w:p>
    <w:p w14:paraId="2D7117E0" w14:textId="248D699C" w:rsidR="00936C5E" w:rsidRDefault="000E7F6D">
      <w:pPr>
        <w:pStyle w:val="Heading4"/>
      </w:pPr>
      <w:bookmarkStart w:id="105" w:name="X8cc8e9e9fe7ef600e3f7ffd3e3fb8a467074dcc"/>
      <w:r>
        <w:t>Figure X. Proportion of responses reporting crops enha</w:t>
      </w:r>
      <w:ins w:id="106" w:author="Julian King" w:date="2020-07-03T15:37:00Z">
        <w:r w:rsidR="00961F8A">
          <w:t>n</w:t>
        </w:r>
      </w:ins>
      <w:r>
        <w:t>cing environmental protection.</w:t>
      </w:r>
      <w:bookmarkEnd w:id="105"/>
    </w:p>
    <w:p w14:paraId="66ADC71C" w14:textId="77777777" w:rsidR="00936C5E" w:rsidRDefault="000E7F6D">
      <w:pPr>
        <w:pStyle w:val="FirstParagraph"/>
      </w:pPr>
      <w:r>
        <w:rPr>
          <w:noProof/>
        </w:rPr>
        <w:drawing>
          <wp:inline distT="0" distB="0" distL="0" distR="0" wp14:anchorId="586D0364" wp14:editId="6927EE4A">
            <wp:extent cx="5943600" cy="356616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environment-1.png"/>
                    <pic:cNvPicPr>
                      <a:picLocks noChangeAspect="1" noChangeArrowheads="1"/>
                    </pic:cNvPicPr>
                  </pic:nvPicPr>
                  <pic:blipFill>
                    <a:blip r:embed="rId18"/>
                    <a:stretch>
                      <a:fillRect/>
                    </a:stretch>
                  </pic:blipFill>
                  <pic:spPr bwMode="auto">
                    <a:xfrm>
                      <a:off x="0" y="0"/>
                      <a:ext cx="5943600" cy="3566160"/>
                    </a:xfrm>
                    <a:prstGeom prst="rect">
                      <a:avLst/>
                    </a:prstGeom>
                    <a:noFill/>
                    <a:ln w="9525">
                      <a:noFill/>
                      <a:headEnd/>
                      <a:tailEnd/>
                    </a:ln>
                  </pic:spPr>
                </pic:pic>
              </a:graphicData>
            </a:graphic>
          </wp:inline>
        </w:drawing>
      </w:r>
    </w:p>
    <w:p w14:paraId="33BC7C1A" w14:textId="77777777" w:rsidR="00936C5E" w:rsidRDefault="000E7F6D">
      <w:pPr>
        <w:pStyle w:val="Heading3"/>
      </w:pPr>
      <w:bookmarkStart w:id="107" w:name="reduction-in-pesticide-use"/>
      <w:bookmarkStart w:id="108" w:name="_Toc43907827"/>
      <w:r>
        <w:t>Reduction in pesticide use</w:t>
      </w:r>
      <w:bookmarkEnd w:id="107"/>
      <w:bookmarkEnd w:id="108"/>
    </w:p>
    <w:p w14:paraId="60F1BFBE" w14:textId="65B5FA9C" w:rsidR="00936C5E" w:rsidRDefault="000E7F6D">
      <w:pPr>
        <w:pStyle w:val="FirstParagraph"/>
      </w:pPr>
      <w:r>
        <w:t xml:space="preserve">Compared to the use of pesticide of the control crops, </w:t>
      </w:r>
      <w:del w:id="109" w:author="Julian King" w:date="2020-07-03T15:38:00Z">
        <w:r w:rsidDel="00FC16BF">
          <w:delText xml:space="preserve">7 </w:delText>
        </w:r>
      </w:del>
      <w:ins w:id="110" w:author="Julian King" w:date="2020-07-03T15:38:00Z">
        <w:r w:rsidR="00FC16BF">
          <w:t xml:space="preserve">seven </w:t>
        </w:r>
      </w:ins>
      <w:r>
        <w:t>mutan</w:t>
      </w:r>
      <w:ins w:id="111" w:author="Julian King" w:date="2020-07-03T15:37:00Z">
        <w:r w:rsidR="00D52A9E">
          <w:t>t</w:t>
        </w:r>
      </w:ins>
      <w:r>
        <w:t xml:space="preserve"> crops (Banana, Barley, Rice, Sorghum, Soybean, Tomato, and Wheat) have reduced the use of pesticide. The average reduction of pesticide is 23%. Figure X below shows the reduction </w:t>
      </w:r>
      <w:ins w:id="112" w:author="Julian King" w:date="2020-07-03T15:40:00Z">
        <w:r w:rsidR="001B0801">
          <w:t xml:space="preserve">in the use </w:t>
        </w:r>
      </w:ins>
      <w:r>
        <w:t>of pesticide, compared to its control, by all the mutant varieties reported in the online survey. The vertical dotted lines mark 8% and 15% which are considered in the criterion to be good and excellent respectively.</w:t>
      </w:r>
    </w:p>
    <w:p w14:paraId="3555D51C" w14:textId="77777777" w:rsidR="00936C5E" w:rsidRDefault="000E7F6D">
      <w:pPr>
        <w:pStyle w:val="BodyText"/>
      </w:pPr>
      <w:r>
        <w:rPr>
          <w:b/>
        </w:rPr>
        <w:t>QA! check with Sinh that 80% reduction of Banana is likely and the reduction of pesticide of Rice in Phillipines (50%) which is a clear outlayer</w:t>
      </w:r>
    </w:p>
    <w:p w14:paraId="38DD5B07" w14:textId="074A4CDF" w:rsidR="00936C5E" w:rsidRDefault="000E7F6D">
      <w:pPr>
        <w:pStyle w:val="Heading4"/>
      </w:pPr>
      <w:bookmarkStart w:id="113" w:name="X22deaffcd1ebe9a34708ecca31a3abe95b2146d"/>
      <w:r>
        <w:t>Figure X. Reduc</w:t>
      </w:r>
      <w:del w:id="114" w:author="Julian King" w:date="2020-07-03T15:41:00Z">
        <w:r w:rsidDel="00F10867">
          <w:delText>i</w:delText>
        </w:r>
      </w:del>
      <w:r>
        <w:t>t</w:t>
      </w:r>
      <w:ins w:id="115" w:author="Julian King" w:date="2020-07-03T15:41:00Z">
        <w:r w:rsidR="00F10867">
          <w:t>i</w:t>
        </w:r>
      </w:ins>
      <w:r>
        <w:t xml:space="preserve">on in the use of </w:t>
      </w:r>
      <w:commentRangeStart w:id="116"/>
      <w:r>
        <w:t>pesticide</w:t>
      </w:r>
      <w:commentRangeEnd w:id="116"/>
      <w:r w:rsidR="00F10867">
        <w:rPr>
          <w:rStyle w:val="CommentReference"/>
          <w:rFonts w:asciiTheme="minorHAnsi" w:eastAsiaTheme="minorHAnsi" w:hAnsiTheme="minorHAnsi" w:cstheme="minorBidi"/>
          <w:b w:val="0"/>
          <w:bCs w:val="0"/>
          <w:color w:val="auto"/>
        </w:rPr>
        <w:commentReference w:id="116"/>
      </w:r>
      <w:r>
        <w:t>, compared to control crops.</w:t>
      </w:r>
      <w:bookmarkEnd w:id="113"/>
    </w:p>
    <w:p w14:paraId="1EF9FCCD" w14:textId="77777777" w:rsidR="00936C5E" w:rsidRDefault="000E7F6D">
      <w:pPr>
        <w:pStyle w:val="FirstParagraph"/>
      </w:pPr>
      <w:r>
        <w:rPr>
          <w:noProof/>
        </w:rPr>
        <w:drawing>
          <wp:inline distT="0" distB="0" distL="0" distR="0" wp14:anchorId="3BED7A5B" wp14:editId="207BB6FF">
            <wp:extent cx="5943600" cy="416052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pesticide-1.png"/>
                    <pic:cNvPicPr>
                      <a:picLocks noChangeAspect="1" noChangeArrowheads="1"/>
                    </pic:cNvPicPr>
                  </pic:nvPicPr>
                  <pic:blipFill>
                    <a:blip r:embed="rId19"/>
                    <a:stretch>
                      <a:fillRect/>
                    </a:stretch>
                  </pic:blipFill>
                  <pic:spPr bwMode="auto">
                    <a:xfrm>
                      <a:off x="0" y="0"/>
                      <a:ext cx="5943600" cy="4160520"/>
                    </a:xfrm>
                    <a:prstGeom prst="rect">
                      <a:avLst/>
                    </a:prstGeom>
                    <a:noFill/>
                    <a:ln w="9525">
                      <a:noFill/>
                      <a:headEnd/>
                      <a:tailEnd/>
                    </a:ln>
                  </pic:spPr>
                </pic:pic>
              </a:graphicData>
            </a:graphic>
          </wp:inline>
        </w:drawing>
      </w:r>
    </w:p>
    <w:p w14:paraId="77641578" w14:textId="28AB9E73" w:rsidR="00936C5E" w:rsidRDefault="000E7F6D">
      <w:pPr>
        <w:pStyle w:val="BodyText"/>
      </w:pPr>
      <w:r>
        <w:t xml:space="preserve">As </w:t>
      </w:r>
      <w:del w:id="117" w:author="Julian King" w:date="2020-07-03T15:38:00Z">
        <w:r w:rsidDel="004B5B3A">
          <w:delText xml:space="preserve">it </w:delText>
        </w:r>
      </w:del>
      <w:r>
        <w:t xml:space="preserve">can be seen in the figure above, </w:t>
      </w:r>
      <w:del w:id="118" w:author="Julian King" w:date="2020-07-03T15:38:00Z">
        <w:r w:rsidDel="004B5B3A">
          <w:delText xml:space="preserve">5 </w:delText>
        </w:r>
      </w:del>
      <w:ins w:id="119" w:author="Julian King" w:date="2020-07-03T15:38:00Z">
        <w:r w:rsidR="004B5B3A">
          <w:t xml:space="preserve">five </w:t>
        </w:r>
      </w:ins>
      <w:r>
        <w:t>crops have reduced, on average, the use of pesticide by 15% or more, one (Soybean) has reduced it 10% and one (Tomato) has reduced the use of pesticide 5% compared to its control crop.</w:t>
      </w:r>
    </w:p>
    <w:p w14:paraId="559883FE" w14:textId="77777777" w:rsidR="00936C5E" w:rsidRDefault="000E7F6D">
      <w:pPr>
        <w:pStyle w:val="Heading3"/>
      </w:pPr>
      <w:bookmarkStart w:id="120" w:name="reduction-in-chemical-fertiliser-use"/>
      <w:bookmarkStart w:id="121" w:name="_Toc43907828"/>
      <w:r>
        <w:t>Reduction in chemical fertiliser use</w:t>
      </w:r>
      <w:bookmarkEnd w:id="120"/>
      <w:bookmarkEnd w:id="121"/>
    </w:p>
    <w:p w14:paraId="570C9A96" w14:textId="713DF3A6" w:rsidR="00936C5E" w:rsidRDefault="000E7F6D">
      <w:pPr>
        <w:pStyle w:val="FirstParagraph"/>
      </w:pPr>
      <w:r>
        <w:t xml:space="preserve">Compared to control crops, </w:t>
      </w:r>
      <w:del w:id="122" w:author="Julian King" w:date="2020-07-03T15:42:00Z">
        <w:r w:rsidDel="00571ECF">
          <w:delText xml:space="preserve">4 </w:delText>
        </w:r>
      </w:del>
      <w:ins w:id="123" w:author="Julian King" w:date="2020-07-03T15:42:00Z">
        <w:r w:rsidR="00571ECF">
          <w:t xml:space="preserve">four </w:t>
        </w:r>
      </w:ins>
      <w:r>
        <w:t>mutant varie</w:t>
      </w:r>
      <w:del w:id="124" w:author="Julian King" w:date="2020-07-03T15:41:00Z">
        <w:r w:rsidDel="00B47854">
          <w:delText>i</w:delText>
        </w:r>
      </w:del>
      <w:r>
        <w:t>t</w:t>
      </w:r>
      <w:ins w:id="125" w:author="Julian King" w:date="2020-07-03T15:41:00Z">
        <w:r w:rsidR="00B47854">
          <w:t>i</w:t>
        </w:r>
      </w:ins>
      <w:r>
        <w:t>es (Rice, Sorghum, Soybean, and Wheat) have reduced the use of chemical fertili</w:t>
      </w:r>
      <w:ins w:id="126" w:author="Julian King" w:date="2020-07-03T15:42:00Z">
        <w:r w:rsidR="00B47854">
          <w:t>s</w:t>
        </w:r>
      </w:ins>
      <w:del w:id="127" w:author="Julian King" w:date="2020-07-03T15:42:00Z">
        <w:r w:rsidDel="00B47854">
          <w:delText>c</w:delText>
        </w:r>
      </w:del>
      <w:r>
        <w:t>er. The average reduction of chemical fertili</w:t>
      </w:r>
      <w:ins w:id="128" w:author="Julian King" w:date="2020-07-03T15:42:00Z">
        <w:r w:rsidR="00B47854">
          <w:t>s</w:t>
        </w:r>
      </w:ins>
      <w:del w:id="129" w:author="Julian King" w:date="2020-07-03T15:42:00Z">
        <w:r w:rsidDel="00B47854">
          <w:delText>c</w:delText>
        </w:r>
      </w:del>
      <w:r>
        <w:t>er, compared to control crops, is 15%. Wheat, Sorghum, and Soybean have reduced, on average, about 15% the use of chemical fertili</w:t>
      </w:r>
      <w:ins w:id="130" w:author="Julian King" w:date="2020-07-03T15:42:00Z">
        <w:r w:rsidR="00B47854">
          <w:t>s</w:t>
        </w:r>
      </w:ins>
      <w:del w:id="131" w:author="Julian King" w:date="2020-07-03T15:42:00Z">
        <w:r w:rsidDel="00B47854">
          <w:delText>c</w:delText>
        </w:r>
      </w:del>
      <w:r>
        <w:t>er. The green and yellow dotted lines in the figure below mark 20% and 10% which is considered in the criterion as excellent and good respectively.</w:t>
      </w:r>
    </w:p>
    <w:p w14:paraId="19935B3D" w14:textId="165ECD06" w:rsidR="00936C5E" w:rsidRDefault="000E7F6D">
      <w:pPr>
        <w:pStyle w:val="Heading4"/>
      </w:pPr>
      <w:bookmarkStart w:id="132" w:name="X01d822b556a7aab1d7effcd47780a78f3c6e424"/>
      <w:r>
        <w:t>Figure X. Reduc</w:t>
      </w:r>
      <w:del w:id="133" w:author="Julian King" w:date="2020-07-03T15:42:00Z">
        <w:r w:rsidDel="00B47854">
          <w:delText>i</w:delText>
        </w:r>
      </w:del>
      <w:r>
        <w:t>t</w:t>
      </w:r>
      <w:ins w:id="134" w:author="Julian King" w:date="2020-07-03T15:42:00Z">
        <w:r w:rsidR="00B47854">
          <w:t>i</w:t>
        </w:r>
      </w:ins>
      <w:r>
        <w:t>on in the use of chemical fertiliser, compared to control crops.</w:t>
      </w:r>
      <w:bookmarkEnd w:id="132"/>
    </w:p>
    <w:p w14:paraId="451FF878" w14:textId="77777777" w:rsidR="00936C5E" w:rsidRDefault="000E7F6D">
      <w:pPr>
        <w:pStyle w:val="FirstParagraph"/>
      </w:pPr>
      <w:r>
        <w:rPr>
          <w:b/>
        </w:rPr>
        <w:t>QA! confirm that 35% reduction of fertilizer of Rice in Myanmar is feasible. It seems like an outlier</w:t>
      </w:r>
    </w:p>
    <w:p w14:paraId="768BEE1B" w14:textId="77777777" w:rsidR="00936C5E" w:rsidRDefault="000E7F6D">
      <w:pPr>
        <w:pStyle w:val="BodyText"/>
      </w:pPr>
      <w:r>
        <w:rPr>
          <w:noProof/>
        </w:rPr>
        <w:drawing>
          <wp:inline distT="0" distB="0" distL="0" distR="0" wp14:anchorId="4528287B" wp14:editId="30A5DA57">
            <wp:extent cx="5943600" cy="416052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fertiliser-1.png"/>
                    <pic:cNvPicPr>
                      <a:picLocks noChangeAspect="1" noChangeArrowheads="1"/>
                    </pic:cNvPicPr>
                  </pic:nvPicPr>
                  <pic:blipFill>
                    <a:blip r:embed="rId20"/>
                    <a:stretch>
                      <a:fillRect/>
                    </a:stretch>
                  </pic:blipFill>
                  <pic:spPr bwMode="auto">
                    <a:xfrm>
                      <a:off x="0" y="0"/>
                      <a:ext cx="5943600" cy="4160520"/>
                    </a:xfrm>
                    <a:prstGeom prst="rect">
                      <a:avLst/>
                    </a:prstGeom>
                    <a:noFill/>
                    <a:ln w="9525">
                      <a:noFill/>
                      <a:headEnd/>
                      <a:tailEnd/>
                    </a:ln>
                  </pic:spPr>
                </pic:pic>
              </a:graphicData>
            </a:graphic>
          </wp:inline>
        </w:drawing>
      </w:r>
    </w:p>
    <w:p w14:paraId="713A6BD4" w14:textId="77777777" w:rsidR="00936C5E" w:rsidRDefault="000E7F6D">
      <w:pPr>
        <w:pStyle w:val="Heading3"/>
      </w:pPr>
      <w:bookmarkStart w:id="135" w:name="increase-in-water-efficiency"/>
      <w:bookmarkStart w:id="136" w:name="_Toc43907829"/>
      <w:r>
        <w:t>Increase in water efficiency</w:t>
      </w:r>
      <w:bookmarkEnd w:id="135"/>
      <w:bookmarkEnd w:id="136"/>
    </w:p>
    <w:p w14:paraId="6947A51D" w14:textId="4B86B964" w:rsidR="00936C5E" w:rsidRDefault="000E7F6D">
      <w:pPr>
        <w:pStyle w:val="FirstParagraph"/>
      </w:pPr>
      <w:del w:id="137" w:author="Julian King" w:date="2020-07-03T15:42:00Z">
        <w:r w:rsidDel="00571ECF">
          <w:delText xml:space="preserve">4 </w:delText>
        </w:r>
      </w:del>
      <w:ins w:id="138" w:author="Julian King" w:date="2020-07-03T15:42:00Z">
        <w:r w:rsidR="00571ECF">
          <w:t xml:space="preserve">Four </w:t>
        </w:r>
      </w:ins>
      <w:r>
        <w:t>mutant varieties (Rice, Sorghum, Soybean, and Wheat) have contributed to an increase of water efficiency compared to the control crops. The avera</w:t>
      </w:r>
      <w:ins w:id="139" w:author="Julian King" w:date="2020-07-03T15:43:00Z">
        <w:r w:rsidR="00571ECF">
          <w:t>g</w:t>
        </w:r>
      </w:ins>
      <w:del w:id="140" w:author="Julian King" w:date="2020-07-03T15:43:00Z">
        <w:r w:rsidDel="00571ECF">
          <w:delText>t</w:delText>
        </w:r>
      </w:del>
      <w:r>
        <w:t xml:space="preserve">e increase in water efficiency by mutant varieties is 10%. Figure X below presents the increase of water efficiency of mutant varieties in comparison with its control crops. From the figure, it can be seen that Wheat increased </w:t>
      </w:r>
      <w:ins w:id="141" w:author="Julian King" w:date="2020-07-03T15:43:00Z">
        <w:r w:rsidR="00A35976">
          <w:t xml:space="preserve">by </w:t>
        </w:r>
      </w:ins>
      <w:r>
        <w:t>25% the efficiency in the use of water compared to the control crop, and Sorghum 15%. The vertical green and yellow lines marked 20% and 10% increase in water efficiency which, according to the criterion, represent excellent and good respectively.</w:t>
      </w:r>
    </w:p>
    <w:p w14:paraId="7C964889" w14:textId="77777777" w:rsidR="00936C5E" w:rsidRDefault="000E7F6D">
      <w:pPr>
        <w:pStyle w:val="Heading4"/>
      </w:pPr>
      <w:bookmarkStart w:id="142" w:name="Xc1d19c1be6385ce86c9b8c7d67d55074230e347"/>
      <w:r>
        <w:t>Figure X. Increase in water efficiency, compared to control crops.</w:t>
      </w:r>
      <w:bookmarkEnd w:id="142"/>
    </w:p>
    <w:p w14:paraId="2C69AB67" w14:textId="77777777" w:rsidR="00936C5E" w:rsidRDefault="000E7F6D">
      <w:pPr>
        <w:pStyle w:val="FirstParagraph"/>
      </w:pPr>
      <w:r>
        <w:rPr>
          <w:b/>
        </w:rPr>
        <w:t>QA! check if Rice improvement of water efficiency in Japan is 1 or 10%. Same with soybean</w:t>
      </w:r>
    </w:p>
    <w:p w14:paraId="6CE15D2A" w14:textId="77777777" w:rsidR="00936C5E" w:rsidRDefault="000E7F6D">
      <w:pPr>
        <w:pStyle w:val="BodyText"/>
      </w:pPr>
      <w:r>
        <w:rPr>
          <w:noProof/>
        </w:rPr>
        <w:drawing>
          <wp:inline distT="0" distB="0" distL="0" distR="0" wp14:anchorId="65B60568" wp14:editId="12FA63C4">
            <wp:extent cx="5943600" cy="416052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water-1.png"/>
                    <pic:cNvPicPr>
                      <a:picLocks noChangeAspect="1" noChangeArrowheads="1"/>
                    </pic:cNvPicPr>
                  </pic:nvPicPr>
                  <pic:blipFill>
                    <a:blip r:embed="rId21"/>
                    <a:stretch>
                      <a:fillRect/>
                    </a:stretch>
                  </pic:blipFill>
                  <pic:spPr bwMode="auto">
                    <a:xfrm>
                      <a:off x="0" y="0"/>
                      <a:ext cx="5943600" cy="4160520"/>
                    </a:xfrm>
                    <a:prstGeom prst="rect">
                      <a:avLst/>
                    </a:prstGeom>
                    <a:noFill/>
                    <a:ln w="9525">
                      <a:noFill/>
                      <a:headEnd/>
                      <a:tailEnd/>
                    </a:ln>
                  </pic:spPr>
                </pic:pic>
              </a:graphicData>
            </a:graphic>
          </wp:inline>
        </w:drawing>
      </w:r>
    </w:p>
    <w:p w14:paraId="1CC010CB" w14:textId="77777777" w:rsidR="00936C5E" w:rsidRDefault="000E7F6D">
      <w:pPr>
        <w:pStyle w:val="Heading3"/>
      </w:pPr>
      <w:bookmarkStart w:id="143" w:name="increase-in-soil-fertility"/>
      <w:bookmarkStart w:id="144" w:name="_Toc43907830"/>
      <w:r>
        <w:t>Increase in soil fertility</w:t>
      </w:r>
      <w:bookmarkEnd w:id="143"/>
      <w:bookmarkEnd w:id="144"/>
    </w:p>
    <w:p w14:paraId="0F50EB07" w14:textId="77777777" w:rsidR="00936C5E" w:rsidRDefault="000E7F6D">
      <w:pPr>
        <w:pStyle w:val="FirstParagraph"/>
      </w:pPr>
      <w:commentRangeStart w:id="145"/>
      <w:r>
        <w:rPr>
          <w:b/>
        </w:rPr>
        <w:t>Note</w:t>
      </w:r>
      <w:commentRangeEnd w:id="145"/>
      <w:r w:rsidR="00C6742A">
        <w:rPr>
          <w:rStyle w:val="CommentReference"/>
          <w:rFonts w:asciiTheme="minorHAnsi" w:hAnsiTheme="minorHAnsi"/>
        </w:rPr>
        <w:commentReference w:id="145"/>
      </w:r>
      <w:r>
        <w:rPr>
          <w:b/>
        </w:rPr>
        <w:t xml:space="preserve"> to the team: there is not a crieterion for soil fertility in the rubric</w:t>
      </w:r>
    </w:p>
    <w:p w14:paraId="2E55369F" w14:textId="5C925740" w:rsidR="00936C5E" w:rsidRDefault="000E7F6D">
      <w:pPr>
        <w:pStyle w:val="BodyText"/>
      </w:pPr>
      <w:del w:id="146" w:author="Julian King" w:date="2020-07-03T15:43:00Z">
        <w:r w:rsidDel="00A35976">
          <w:delText xml:space="preserve">6 </w:delText>
        </w:r>
      </w:del>
      <w:ins w:id="147" w:author="Julian King" w:date="2020-07-03T15:43:00Z">
        <w:r w:rsidR="00A35976">
          <w:t xml:space="preserve">Six </w:t>
        </w:r>
      </w:ins>
      <w:r>
        <w:t>mutant varieties (Bean, Chickpea, Mungbean, Rice, Sorghum, and Soybean) increased soil fertility compared to their control crops. On average, mutant varieties increased 7% soil fertility in comparison to control crops. Figure X below presents the increase in soil fertility of each crop in comparison to its control</w:t>
      </w:r>
      <w:ins w:id="148" w:author="Julian King" w:date="2020-07-03T15:44:00Z">
        <w:r w:rsidR="00A35976">
          <w:t>.</w:t>
        </w:r>
      </w:ins>
    </w:p>
    <w:p w14:paraId="161D4BC1" w14:textId="77777777" w:rsidR="00936C5E" w:rsidRDefault="000E7F6D">
      <w:pPr>
        <w:pStyle w:val="Heading4"/>
      </w:pPr>
      <w:bookmarkStart w:id="149" w:name="Xa8102efd52944d6dda9298bacd8042dd899ebb6"/>
      <w:r>
        <w:t>Figure X. Increase in soil fertility, compared to control crops.</w:t>
      </w:r>
      <w:bookmarkEnd w:id="149"/>
    </w:p>
    <w:p w14:paraId="7CEFE45B" w14:textId="77777777" w:rsidR="00936C5E" w:rsidRDefault="000E7F6D">
      <w:pPr>
        <w:pStyle w:val="FirstParagraph"/>
      </w:pPr>
      <w:r>
        <w:rPr>
          <w:b/>
        </w:rPr>
        <w:t>QA! check the increase of soil efficiency of soybean, it varies a lot between countries</w:t>
      </w:r>
      <w:r>
        <w:t xml:space="preserve"> </w:t>
      </w:r>
      <w:r>
        <w:rPr>
          <w:noProof/>
        </w:rPr>
        <w:drawing>
          <wp:inline distT="0" distB="0" distL="0" distR="0" wp14:anchorId="2AD208C8" wp14:editId="56A7AB6F">
            <wp:extent cx="5943600" cy="416052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soil-1.png"/>
                    <pic:cNvPicPr>
                      <a:picLocks noChangeAspect="1" noChangeArrowheads="1"/>
                    </pic:cNvPicPr>
                  </pic:nvPicPr>
                  <pic:blipFill>
                    <a:blip r:embed="rId22"/>
                    <a:stretch>
                      <a:fillRect/>
                    </a:stretch>
                  </pic:blipFill>
                  <pic:spPr bwMode="auto">
                    <a:xfrm>
                      <a:off x="0" y="0"/>
                      <a:ext cx="5943600" cy="4160520"/>
                    </a:xfrm>
                    <a:prstGeom prst="rect">
                      <a:avLst/>
                    </a:prstGeom>
                    <a:noFill/>
                    <a:ln w="9525">
                      <a:noFill/>
                      <a:headEnd/>
                      <a:tailEnd/>
                    </a:ln>
                  </pic:spPr>
                </pic:pic>
              </a:graphicData>
            </a:graphic>
          </wp:inline>
        </w:drawing>
      </w:r>
    </w:p>
    <w:p w14:paraId="1A186E92" w14:textId="77777777" w:rsidR="00936C5E" w:rsidRDefault="000E7F6D">
      <w:pPr>
        <w:pStyle w:val="Heading1"/>
      </w:pPr>
      <w:bookmarkStart w:id="150" w:name="Xdea5b292a46d86712a328140bbda04b80e0d0b1"/>
      <w:bookmarkStart w:id="151" w:name="_Toc43907831"/>
      <w:r>
        <w:t>Criterion 3: Strengthened regional capacity and sustainability</w:t>
      </w:r>
      <w:bookmarkEnd w:id="150"/>
      <w:bookmarkEnd w:id="151"/>
    </w:p>
    <w:p w14:paraId="3656A617" w14:textId="77777777" w:rsidR="00936C5E" w:rsidRDefault="000E7F6D">
      <w:pPr>
        <w:pStyle w:val="FirstParagraph"/>
      </w:pPr>
      <w:r>
        <w:rPr>
          <w:i/>
        </w:rPr>
        <w:t>Write a description of criterion 3 and its relation to the ToC</w:t>
      </w:r>
    </w:p>
    <w:p w14:paraId="352E8C09" w14:textId="77777777" w:rsidR="00936C5E" w:rsidRDefault="000E7F6D">
      <w:pPr>
        <w:pStyle w:val="Heading3"/>
      </w:pPr>
      <w:bookmarkStart w:id="152" w:name="evidence-needed-for-criterion-3"/>
      <w:bookmarkStart w:id="153" w:name="_Toc43907832"/>
      <w:r>
        <w:t>Evidence needed for Criterion 3</w:t>
      </w:r>
      <w:bookmarkEnd w:id="152"/>
      <w:bookmarkEnd w:id="153"/>
    </w:p>
    <w:p w14:paraId="55BEFA47" w14:textId="77777777" w:rsidR="00936C5E" w:rsidRDefault="00936C5E">
      <w:pPr>
        <w:pStyle w:val="FirstParagraph"/>
      </w:pPr>
    </w:p>
    <w:p w14:paraId="1A945ACD" w14:textId="77777777" w:rsidR="00936C5E" w:rsidRDefault="000E7F6D">
      <w:pPr>
        <w:pStyle w:val="Heading4"/>
      </w:pPr>
      <w:bookmarkStart w:id="154" w:name="table-x.-evidence-needed-for-criterion-3"/>
      <w:r>
        <w:t>Table X. Evidence needed for criterion 3</w:t>
      </w:r>
      <w:bookmarkEnd w:id="154"/>
    </w:p>
    <w:tbl>
      <w:tblPr>
        <w:tblStyle w:val="Table"/>
        <w:tblW w:w="5000" w:type="pct"/>
        <w:tblLook w:val="07E0" w:firstRow="1" w:lastRow="1" w:firstColumn="1" w:lastColumn="1" w:noHBand="1" w:noVBand="1"/>
      </w:tblPr>
      <w:tblGrid>
        <w:gridCol w:w="6179"/>
        <w:gridCol w:w="810"/>
        <w:gridCol w:w="2371"/>
      </w:tblGrid>
      <w:tr w:rsidR="00936C5E" w14:paraId="5050DA03" w14:textId="77777777">
        <w:tc>
          <w:tcPr>
            <w:tcW w:w="0" w:type="auto"/>
            <w:tcBorders>
              <w:bottom w:val="single" w:sz="0" w:space="0" w:color="auto"/>
            </w:tcBorders>
            <w:vAlign w:val="bottom"/>
          </w:tcPr>
          <w:p w14:paraId="486C1841" w14:textId="77777777" w:rsidR="00936C5E" w:rsidRDefault="000E7F6D">
            <w:pPr>
              <w:pStyle w:val="Compact"/>
            </w:pPr>
            <w:r>
              <w:t>Evidence needed</w:t>
            </w:r>
          </w:p>
        </w:tc>
        <w:tc>
          <w:tcPr>
            <w:tcW w:w="0" w:type="auto"/>
            <w:tcBorders>
              <w:bottom w:val="single" w:sz="0" w:space="0" w:color="auto"/>
            </w:tcBorders>
            <w:vAlign w:val="bottom"/>
          </w:tcPr>
          <w:p w14:paraId="75EB4EC6" w14:textId="77777777" w:rsidR="00936C5E" w:rsidRDefault="000E7F6D">
            <w:pPr>
              <w:pStyle w:val="Compact"/>
            </w:pPr>
            <w:r>
              <w:t>Finding</w:t>
            </w:r>
          </w:p>
        </w:tc>
        <w:tc>
          <w:tcPr>
            <w:tcW w:w="0" w:type="auto"/>
            <w:tcBorders>
              <w:bottom w:val="single" w:sz="0" w:space="0" w:color="auto"/>
            </w:tcBorders>
            <w:vAlign w:val="bottom"/>
          </w:tcPr>
          <w:p w14:paraId="5F3A07FA" w14:textId="77777777" w:rsidR="00936C5E" w:rsidRDefault="000E7F6D">
            <w:pPr>
              <w:pStyle w:val="Compact"/>
            </w:pPr>
            <w:r>
              <w:t>Source</w:t>
            </w:r>
          </w:p>
        </w:tc>
      </w:tr>
      <w:tr w:rsidR="00936C5E" w14:paraId="4A86208D" w14:textId="77777777">
        <w:tc>
          <w:tcPr>
            <w:tcW w:w="0" w:type="auto"/>
          </w:tcPr>
          <w:p w14:paraId="48C876E9" w14:textId="77777777" w:rsidR="00936C5E" w:rsidRDefault="000E7F6D">
            <w:pPr>
              <w:pStyle w:val="Compact"/>
            </w:pPr>
            <w:r>
              <w:t>Countries have a national team in MB</w:t>
            </w:r>
          </w:p>
        </w:tc>
        <w:tc>
          <w:tcPr>
            <w:tcW w:w="0" w:type="auto"/>
          </w:tcPr>
          <w:p w14:paraId="4D86AFF8" w14:textId="77777777" w:rsidR="00936C5E" w:rsidRDefault="000E7F6D">
            <w:pPr>
              <w:pStyle w:val="Compact"/>
            </w:pPr>
            <w:r>
              <w:t>73.7%</w:t>
            </w:r>
          </w:p>
        </w:tc>
        <w:tc>
          <w:tcPr>
            <w:tcW w:w="0" w:type="auto"/>
          </w:tcPr>
          <w:p w14:paraId="4319A971" w14:textId="77777777" w:rsidR="00936C5E" w:rsidRDefault="000E7F6D">
            <w:pPr>
              <w:pStyle w:val="Compact"/>
            </w:pPr>
            <w:r>
              <w:t>Online survey</w:t>
            </w:r>
          </w:p>
        </w:tc>
      </w:tr>
      <w:tr w:rsidR="00936C5E" w14:paraId="6700C24E" w14:textId="77777777">
        <w:tc>
          <w:tcPr>
            <w:tcW w:w="0" w:type="auto"/>
          </w:tcPr>
          <w:p w14:paraId="169BAC86" w14:textId="77777777" w:rsidR="00936C5E" w:rsidRDefault="000E7F6D">
            <w:pPr>
              <w:pStyle w:val="Compact"/>
            </w:pPr>
            <w:r>
              <w:rPr>
                <w:i/>
              </w:rPr>
              <w:t xml:space="preserve">Description: Training </w:t>
            </w:r>
            <w:commentRangeStart w:id="155"/>
            <w:r>
              <w:rPr>
                <w:i/>
              </w:rPr>
              <w:t>responsive</w:t>
            </w:r>
            <w:commentRangeEnd w:id="155"/>
            <w:r w:rsidR="00A94C81">
              <w:rPr>
                <w:rStyle w:val="CommentReference"/>
                <w:rFonts w:asciiTheme="minorHAnsi" w:hAnsiTheme="minorHAnsi"/>
              </w:rPr>
              <w:commentReference w:id="155"/>
            </w:r>
            <w:r>
              <w:rPr>
                <w:i/>
              </w:rPr>
              <w:t xml:space="preserve"> to dynamic needs</w:t>
            </w:r>
          </w:p>
        </w:tc>
        <w:tc>
          <w:tcPr>
            <w:tcW w:w="0" w:type="auto"/>
          </w:tcPr>
          <w:p w14:paraId="6D364859" w14:textId="77777777" w:rsidR="00936C5E" w:rsidRDefault="000E7F6D">
            <w:pPr>
              <w:pStyle w:val="Compact"/>
            </w:pPr>
            <w:r>
              <w:t>?</w:t>
            </w:r>
          </w:p>
        </w:tc>
        <w:tc>
          <w:tcPr>
            <w:tcW w:w="0" w:type="auto"/>
          </w:tcPr>
          <w:p w14:paraId="56827CF6" w14:textId="77777777" w:rsidR="00936C5E" w:rsidRDefault="000E7F6D">
            <w:pPr>
              <w:pStyle w:val="Compact"/>
            </w:pPr>
            <w:r>
              <w:t>?</w:t>
            </w:r>
          </w:p>
        </w:tc>
      </w:tr>
      <w:tr w:rsidR="00936C5E" w14:paraId="3013E78A" w14:textId="77777777">
        <w:tc>
          <w:tcPr>
            <w:tcW w:w="0" w:type="auto"/>
          </w:tcPr>
          <w:p w14:paraId="232B1B7B" w14:textId="77777777" w:rsidR="00936C5E" w:rsidRDefault="000E7F6D">
            <w:pPr>
              <w:pStyle w:val="Compact"/>
            </w:pPr>
            <w:r>
              <w:t>Countries with access to field facilities</w:t>
            </w:r>
          </w:p>
        </w:tc>
        <w:tc>
          <w:tcPr>
            <w:tcW w:w="0" w:type="auto"/>
          </w:tcPr>
          <w:p w14:paraId="47C9FBCD" w14:textId="77777777" w:rsidR="00936C5E" w:rsidRDefault="000E7F6D">
            <w:pPr>
              <w:pStyle w:val="Compact"/>
            </w:pPr>
            <w:r>
              <w:t>89.5%</w:t>
            </w:r>
          </w:p>
        </w:tc>
        <w:tc>
          <w:tcPr>
            <w:tcW w:w="0" w:type="auto"/>
          </w:tcPr>
          <w:p w14:paraId="2ACDB134" w14:textId="77777777" w:rsidR="00936C5E" w:rsidRDefault="000E7F6D">
            <w:pPr>
              <w:pStyle w:val="Compact"/>
            </w:pPr>
            <w:r>
              <w:t>Online Survey</w:t>
            </w:r>
          </w:p>
        </w:tc>
      </w:tr>
      <w:tr w:rsidR="00936C5E" w14:paraId="7E4C7B2E" w14:textId="77777777">
        <w:tc>
          <w:tcPr>
            <w:tcW w:w="0" w:type="auto"/>
          </w:tcPr>
          <w:p w14:paraId="06A67633" w14:textId="77777777" w:rsidR="00936C5E" w:rsidRDefault="000E7F6D">
            <w:pPr>
              <w:pStyle w:val="Compact"/>
            </w:pPr>
            <w:r>
              <w:t>Countries with access to radiation facilities</w:t>
            </w:r>
          </w:p>
        </w:tc>
        <w:tc>
          <w:tcPr>
            <w:tcW w:w="0" w:type="auto"/>
          </w:tcPr>
          <w:p w14:paraId="3B112692" w14:textId="77777777" w:rsidR="00936C5E" w:rsidRDefault="000E7F6D">
            <w:pPr>
              <w:pStyle w:val="Compact"/>
            </w:pPr>
            <w:r>
              <w:t>68.4%</w:t>
            </w:r>
          </w:p>
        </w:tc>
        <w:tc>
          <w:tcPr>
            <w:tcW w:w="0" w:type="auto"/>
          </w:tcPr>
          <w:p w14:paraId="1C0170AE" w14:textId="77777777" w:rsidR="00936C5E" w:rsidRDefault="000E7F6D">
            <w:pPr>
              <w:pStyle w:val="Compact"/>
            </w:pPr>
            <w:r>
              <w:t>Online survey</w:t>
            </w:r>
          </w:p>
        </w:tc>
      </w:tr>
      <w:tr w:rsidR="00936C5E" w14:paraId="18C1524F" w14:textId="77777777">
        <w:tc>
          <w:tcPr>
            <w:tcW w:w="0" w:type="auto"/>
          </w:tcPr>
          <w:p w14:paraId="571E87D9" w14:textId="77777777" w:rsidR="00936C5E" w:rsidRDefault="000E7F6D">
            <w:pPr>
              <w:pStyle w:val="Compact"/>
            </w:pPr>
            <w:r>
              <w:t>Number of group trainings in mutation breeding</w:t>
            </w:r>
          </w:p>
        </w:tc>
        <w:tc>
          <w:tcPr>
            <w:tcW w:w="0" w:type="auto"/>
          </w:tcPr>
          <w:p w14:paraId="494E7EA7" w14:textId="77777777" w:rsidR="00936C5E" w:rsidRDefault="000E7F6D">
            <w:pPr>
              <w:pStyle w:val="Compact"/>
            </w:pPr>
            <w:r>
              <w:t>25</w:t>
            </w:r>
          </w:p>
        </w:tc>
        <w:tc>
          <w:tcPr>
            <w:tcW w:w="0" w:type="auto"/>
          </w:tcPr>
          <w:p w14:paraId="635D98F1" w14:textId="77777777" w:rsidR="00936C5E" w:rsidRDefault="000E7F6D">
            <w:pPr>
              <w:pStyle w:val="Compact"/>
            </w:pPr>
            <w:r>
              <w:t>Internal IAEA</w:t>
            </w:r>
            <w:del w:id="156" w:author="Julian King" w:date="2020-07-03T15:50:00Z">
              <w:r w:rsidDel="00AF3F61">
                <w:delText>’s</w:delText>
              </w:r>
            </w:del>
            <w:r>
              <w:t xml:space="preserve"> data</w:t>
            </w:r>
          </w:p>
        </w:tc>
      </w:tr>
      <w:tr w:rsidR="00936C5E" w14:paraId="1F654571" w14:textId="77777777">
        <w:tc>
          <w:tcPr>
            <w:tcW w:w="0" w:type="auto"/>
          </w:tcPr>
          <w:p w14:paraId="4B7F64BC" w14:textId="77777777" w:rsidR="00936C5E" w:rsidRDefault="000E7F6D">
            <w:pPr>
              <w:pStyle w:val="Compact"/>
            </w:pPr>
            <w:r>
              <w:t xml:space="preserve">Numbers of people trained in mutation breeding and associated techniques * </w:t>
            </w:r>
            <w:r>
              <w:rPr>
                <w:i/>
              </w:rPr>
              <w:t>(trained under RCA)</w:t>
            </w:r>
          </w:p>
        </w:tc>
        <w:tc>
          <w:tcPr>
            <w:tcW w:w="0" w:type="auto"/>
          </w:tcPr>
          <w:p w14:paraId="71485770" w14:textId="77777777" w:rsidR="00936C5E" w:rsidRDefault="000E7F6D">
            <w:pPr>
              <w:pStyle w:val="Compact"/>
            </w:pPr>
            <w:r>
              <w:t>470</w:t>
            </w:r>
          </w:p>
        </w:tc>
        <w:tc>
          <w:tcPr>
            <w:tcW w:w="0" w:type="auto"/>
          </w:tcPr>
          <w:p w14:paraId="7F4F470A" w14:textId="77777777" w:rsidR="00936C5E" w:rsidRDefault="000E7F6D">
            <w:pPr>
              <w:pStyle w:val="Compact"/>
            </w:pPr>
            <w:r>
              <w:t>Internal IAEA</w:t>
            </w:r>
            <w:del w:id="157" w:author="Julian King" w:date="2020-07-03T15:50:00Z">
              <w:r w:rsidDel="00AF3F61">
                <w:delText>’s</w:delText>
              </w:r>
            </w:del>
            <w:r>
              <w:t xml:space="preserve"> data</w:t>
            </w:r>
          </w:p>
        </w:tc>
      </w:tr>
      <w:tr w:rsidR="00936C5E" w14:paraId="7EF23F0A" w14:textId="77777777">
        <w:tc>
          <w:tcPr>
            <w:tcW w:w="0" w:type="auto"/>
          </w:tcPr>
          <w:p w14:paraId="0B25CECE" w14:textId="2E326CBE" w:rsidR="00936C5E" w:rsidRDefault="000E7F6D">
            <w:pPr>
              <w:pStyle w:val="Compact"/>
            </w:pPr>
            <w:r>
              <w:t>Countries with trained person</w:t>
            </w:r>
            <w:ins w:id="158" w:author="Julian King" w:date="2020-07-03T15:49:00Z">
              <w:r w:rsidR="00AF3F61">
                <w:t>n</w:t>
              </w:r>
            </w:ins>
            <w:r>
              <w:t>el in mutation breeding</w:t>
            </w:r>
          </w:p>
        </w:tc>
        <w:tc>
          <w:tcPr>
            <w:tcW w:w="0" w:type="auto"/>
          </w:tcPr>
          <w:p w14:paraId="447B64A4" w14:textId="77777777" w:rsidR="00936C5E" w:rsidRDefault="000E7F6D">
            <w:pPr>
              <w:pStyle w:val="Compact"/>
            </w:pPr>
            <w:r>
              <w:t>19</w:t>
            </w:r>
          </w:p>
        </w:tc>
        <w:tc>
          <w:tcPr>
            <w:tcW w:w="0" w:type="auto"/>
          </w:tcPr>
          <w:p w14:paraId="4CD0BD12" w14:textId="08DE89A2" w:rsidR="00936C5E" w:rsidRDefault="000E7F6D">
            <w:pPr>
              <w:pStyle w:val="Compact"/>
            </w:pPr>
            <w:r>
              <w:t xml:space="preserve">Internal </w:t>
            </w:r>
            <w:ins w:id="159" w:author="Julian King" w:date="2020-07-03T15:50:00Z">
              <w:r w:rsidR="00AF3F61">
                <w:t xml:space="preserve">IAEA </w:t>
              </w:r>
            </w:ins>
            <w:r>
              <w:t>data &amp; online survey</w:t>
            </w:r>
          </w:p>
        </w:tc>
      </w:tr>
      <w:tr w:rsidR="00936C5E" w14:paraId="717EDA61" w14:textId="77777777">
        <w:tc>
          <w:tcPr>
            <w:tcW w:w="0" w:type="auto"/>
          </w:tcPr>
          <w:p w14:paraId="2E696B3A" w14:textId="789B7E0D" w:rsidR="00936C5E" w:rsidRDefault="000E7F6D">
            <w:pPr>
              <w:pStyle w:val="Compact"/>
            </w:pPr>
            <w:r>
              <w:t xml:space="preserve">Countries sharing knowledge </w:t>
            </w:r>
            <w:del w:id="160" w:author="Julian King" w:date="2020-07-03T15:50:00Z">
              <w:r w:rsidDel="00AF3F61">
                <w:delText xml:space="preserve">to </w:delText>
              </w:r>
            </w:del>
            <w:ins w:id="161" w:author="Julian King" w:date="2020-07-03T15:50:00Z">
              <w:r w:rsidR="00AF3F61">
                <w:t xml:space="preserve">with </w:t>
              </w:r>
            </w:ins>
            <w:r>
              <w:t>other countries</w:t>
            </w:r>
          </w:p>
        </w:tc>
        <w:tc>
          <w:tcPr>
            <w:tcW w:w="0" w:type="auto"/>
          </w:tcPr>
          <w:p w14:paraId="1D436F02" w14:textId="77777777" w:rsidR="00936C5E" w:rsidRDefault="000E7F6D">
            <w:pPr>
              <w:pStyle w:val="Compact"/>
            </w:pPr>
            <w:r>
              <w:t>13</w:t>
            </w:r>
          </w:p>
        </w:tc>
        <w:tc>
          <w:tcPr>
            <w:tcW w:w="0" w:type="auto"/>
          </w:tcPr>
          <w:p w14:paraId="3F065886" w14:textId="77777777" w:rsidR="00936C5E" w:rsidRDefault="000E7F6D">
            <w:pPr>
              <w:pStyle w:val="Compact"/>
            </w:pPr>
            <w:r>
              <w:t>Online survey</w:t>
            </w:r>
          </w:p>
        </w:tc>
      </w:tr>
      <w:tr w:rsidR="00936C5E" w14:paraId="3105BAA7" w14:textId="77777777">
        <w:tc>
          <w:tcPr>
            <w:tcW w:w="0" w:type="auto"/>
          </w:tcPr>
          <w:p w14:paraId="2A8CA2F1" w14:textId="3348BB79" w:rsidR="00936C5E" w:rsidRDefault="000E7F6D">
            <w:pPr>
              <w:pStyle w:val="Compact"/>
            </w:pPr>
            <w:r>
              <w:t>Formal networks between countries and within countr</w:t>
            </w:r>
            <w:ins w:id="162" w:author="Julian King" w:date="2020-07-03T15:50:00Z">
              <w:r w:rsidR="00AF3F61">
                <w:t>ies</w:t>
              </w:r>
            </w:ins>
            <w:del w:id="163" w:author="Julian King" w:date="2020-07-03T15:50:00Z">
              <w:r w:rsidDel="00AF3F61">
                <w:delText>y</w:delText>
              </w:r>
            </w:del>
          </w:p>
        </w:tc>
        <w:tc>
          <w:tcPr>
            <w:tcW w:w="0" w:type="auto"/>
          </w:tcPr>
          <w:p w14:paraId="7053BA02" w14:textId="77777777" w:rsidR="00936C5E" w:rsidRDefault="000E7F6D">
            <w:pPr>
              <w:pStyle w:val="Compact"/>
            </w:pPr>
            <w:r>
              <w:t>493</w:t>
            </w:r>
          </w:p>
        </w:tc>
        <w:tc>
          <w:tcPr>
            <w:tcW w:w="0" w:type="auto"/>
          </w:tcPr>
          <w:p w14:paraId="5713E359" w14:textId="77777777" w:rsidR="00936C5E" w:rsidRDefault="000E7F6D">
            <w:pPr>
              <w:pStyle w:val="Compact"/>
            </w:pPr>
            <w:r>
              <w:t>Online survey</w:t>
            </w:r>
          </w:p>
        </w:tc>
      </w:tr>
      <w:tr w:rsidR="00936C5E" w14:paraId="430F398F" w14:textId="77777777">
        <w:tc>
          <w:tcPr>
            <w:tcW w:w="0" w:type="auto"/>
          </w:tcPr>
          <w:p w14:paraId="43D67308" w14:textId="77777777" w:rsidR="00936C5E" w:rsidRDefault="000E7F6D">
            <w:pPr>
              <w:pStyle w:val="Compact"/>
            </w:pPr>
            <w:r>
              <w:t>Scientific Publications in mutation breeding produced by GPs</w:t>
            </w:r>
          </w:p>
        </w:tc>
        <w:tc>
          <w:tcPr>
            <w:tcW w:w="0" w:type="auto"/>
          </w:tcPr>
          <w:p w14:paraId="1507D5FF" w14:textId="77777777" w:rsidR="00936C5E" w:rsidRDefault="000E7F6D">
            <w:pPr>
              <w:pStyle w:val="Compact"/>
            </w:pPr>
            <w:r>
              <w:t>977</w:t>
            </w:r>
          </w:p>
        </w:tc>
        <w:tc>
          <w:tcPr>
            <w:tcW w:w="0" w:type="auto"/>
          </w:tcPr>
          <w:p w14:paraId="68A9542D" w14:textId="77777777" w:rsidR="00936C5E" w:rsidRDefault="000E7F6D">
            <w:pPr>
              <w:pStyle w:val="Compact"/>
            </w:pPr>
            <w:r>
              <w:t>Online survey</w:t>
            </w:r>
          </w:p>
        </w:tc>
      </w:tr>
    </w:tbl>
    <w:p w14:paraId="3A1FFC6A" w14:textId="77777777" w:rsidR="00936C5E" w:rsidRDefault="000E7F6D">
      <w:pPr>
        <w:pStyle w:val="Heading3"/>
      </w:pPr>
      <w:bookmarkStart w:id="164" w:name="X47446522654ef265d3fdc0d9b6b45f96b82d191"/>
      <w:bookmarkStart w:id="165" w:name="_Toc43907833"/>
      <w:r>
        <w:t>National team and facilities for mutation breeding</w:t>
      </w:r>
      <w:bookmarkEnd w:id="164"/>
      <w:bookmarkEnd w:id="165"/>
    </w:p>
    <w:p w14:paraId="782343B3" w14:textId="684E0F23" w:rsidR="00936C5E" w:rsidRDefault="000E7F6D">
      <w:pPr>
        <w:pStyle w:val="FirstParagraph"/>
      </w:pPr>
      <w:r>
        <w:t>The year in which a country started Mutation Breeding at the nationa</w:t>
      </w:r>
      <w:ins w:id="166" w:author="Julian King" w:date="2020-07-03T15:50:00Z">
        <w:r w:rsidR="00983DF5">
          <w:t>l</w:t>
        </w:r>
      </w:ins>
      <w:r>
        <w:t xml:space="preserve"> level varies between countries. Countries like Japan, China, Sri Lanka, </w:t>
      </w:r>
      <w:del w:id="167" w:author="Julian King" w:date="2020-07-03T15:51:00Z">
        <w:r w:rsidDel="00983DF5">
          <w:delText xml:space="preserve">or </w:delText>
        </w:r>
      </w:del>
      <w:ins w:id="168" w:author="Julian King" w:date="2020-07-03T15:51:00Z">
        <w:r w:rsidR="00983DF5">
          <w:t xml:space="preserve">and </w:t>
        </w:r>
      </w:ins>
      <w:r>
        <w:t xml:space="preserve">India started in 1960 while countries like Laos, Cambodia or Palau </w:t>
      </w:r>
      <w:del w:id="169" w:author="Julian King" w:date="2020-07-03T15:51:00Z">
        <w:r w:rsidDel="00983DF5">
          <w:delText xml:space="preserve">have </w:delText>
        </w:r>
      </w:del>
      <w:r>
        <w:t xml:space="preserve">started less than 15 years ago (See table below). As it can be seen in </w:t>
      </w:r>
      <w:r>
        <w:rPr>
          <w:i/>
        </w:rPr>
        <w:t>Table X</w:t>
      </w:r>
      <w:r>
        <w:t xml:space="preserve">, </w:t>
      </w:r>
      <w:r>
        <w:rPr>
          <w:b/>
        </w:rPr>
        <w:t>73.7% of the 19 countries that participated in the online survey have a national team in mutation breeding</w:t>
      </w:r>
      <w:r>
        <w:t>, 89.5% have a field facility, and 68.4% have a radiation facility. It is worth not</w:t>
      </w:r>
      <w:del w:id="170" w:author="Julian King" w:date="2020-07-03T15:51:00Z">
        <w:r w:rsidDel="00983DF5">
          <w:delText>ic</w:delText>
        </w:r>
      </w:del>
      <w:r>
        <w:t>ing that none of the countries that started a mutation breeding program earlier than 40 years ago has a radiation facility yet.</w:t>
      </w:r>
    </w:p>
    <w:p w14:paraId="7BE91805" w14:textId="77777777" w:rsidR="00936C5E" w:rsidRDefault="00936C5E">
      <w:pPr>
        <w:pStyle w:val="BodyText"/>
      </w:pPr>
    </w:p>
    <w:p w14:paraId="384B6A88" w14:textId="77777777" w:rsidR="00936C5E" w:rsidRDefault="000E7F6D">
      <w:pPr>
        <w:pStyle w:val="BodyText"/>
      </w:pPr>
      <w:r>
        <w:rPr>
          <w:i/>
        </w:rPr>
        <w:t>QA: Check the case of Malasya, it does not have facilities but has developed varieties, is another country sharing with them</w:t>
      </w:r>
    </w:p>
    <w:p w14:paraId="4042C0D8" w14:textId="77777777" w:rsidR="00936C5E" w:rsidRDefault="000E7F6D">
      <w:pPr>
        <w:pStyle w:val="Heading4"/>
      </w:pPr>
      <w:bookmarkStart w:id="171" w:name="Xe332d00390e43ad1ea1593653772d988ea2c719"/>
      <w:r>
        <w:t>Table X. Year in which mutation breeding started at the national level, human resources, and facilities by country</w:t>
      </w:r>
      <w:bookmarkEnd w:id="171"/>
    </w:p>
    <w:p w14:paraId="5BECE559" w14:textId="77777777" w:rsidR="00936C5E" w:rsidRDefault="000E7F6D">
      <w:pPr>
        <w:pStyle w:val="TableCaption"/>
      </w:pPr>
      <w:r>
        <w:t>Source: IAEA’s online survey, 2020</w:t>
      </w:r>
    </w:p>
    <w:tbl>
      <w:tblPr>
        <w:tblStyle w:val="Table"/>
        <w:tblW w:w="5000" w:type="pct"/>
        <w:tblLook w:val="07E0" w:firstRow="1" w:lastRow="1" w:firstColumn="1" w:lastColumn="1" w:noHBand="1" w:noVBand="1"/>
        <w:tblPrChange w:id="172" w:author="Julian King" w:date="2020-07-03T15:52:00Z">
          <w:tblPr>
            <w:tblStyle w:val="Table"/>
            <w:tblW w:w="0" w:type="pct"/>
            <w:tblLook w:val="07E0" w:firstRow="1" w:lastRow="1" w:firstColumn="1" w:lastColumn="1" w:noHBand="1" w:noVBand="1"/>
          </w:tblPr>
        </w:tblPrChange>
      </w:tblPr>
      <w:tblGrid>
        <w:gridCol w:w="1559"/>
        <w:gridCol w:w="3100"/>
        <w:gridCol w:w="980"/>
        <w:gridCol w:w="1244"/>
        <w:gridCol w:w="1066"/>
        <w:gridCol w:w="1411"/>
        <w:tblGridChange w:id="173">
          <w:tblGrid>
            <w:gridCol w:w="1193"/>
            <w:gridCol w:w="3467"/>
            <w:gridCol w:w="979"/>
            <w:gridCol w:w="1244"/>
            <w:gridCol w:w="1066"/>
            <w:gridCol w:w="1411"/>
          </w:tblGrid>
        </w:tblGridChange>
      </w:tblGrid>
      <w:tr w:rsidR="00936C5E" w14:paraId="25030758" w14:textId="77777777" w:rsidTr="008C41F0">
        <w:tc>
          <w:tcPr>
            <w:tcW w:w="833" w:type="pct"/>
            <w:tcBorders>
              <w:bottom w:val="single" w:sz="0" w:space="0" w:color="auto"/>
            </w:tcBorders>
            <w:vAlign w:val="bottom"/>
            <w:tcPrChange w:id="174" w:author="Julian King" w:date="2020-07-03T15:52:00Z">
              <w:tcPr>
                <w:tcW w:w="0" w:type="auto"/>
                <w:tcBorders>
                  <w:bottom w:val="single" w:sz="0" w:space="0" w:color="auto"/>
                </w:tcBorders>
                <w:vAlign w:val="bottom"/>
              </w:tcPr>
            </w:tcPrChange>
          </w:tcPr>
          <w:p w14:paraId="2A278118" w14:textId="77777777" w:rsidR="00936C5E" w:rsidRDefault="000E7F6D">
            <w:pPr>
              <w:pStyle w:val="Compact"/>
            </w:pPr>
            <w:r>
              <w:t>Country</w:t>
            </w:r>
          </w:p>
        </w:tc>
        <w:tc>
          <w:tcPr>
            <w:tcW w:w="1656" w:type="pct"/>
            <w:tcBorders>
              <w:bottom w:val="single" w:sz="0" w:space="0" w:color="auto"/>
            </w:tcBorders>
            <w:vAlign w:val="bottom"/>
            <w:tcPrChange w:id="175" w:author="Julian King" w:date="2020-07-03T15:52:00Z">
              <w:tcPr>
                <w:tcW w:w="0" w:type="auto"/>
                <w:tcBorders>
                  <w:bottom w:val="single" w:sz="0" w:space="0" w:color="auto"/>
                </w:tcBorders>
                <w:vAlign w:val="bottom"/>
              </w:tcPr>
            </w:tcPrChange>
          </w:tcPr>
          <w:p w14:paraId="48902F90" w14:textId="77777777" w:rsidR="00936C5E" w:rsidRDefault="000E7F6D">
            <w:pPr>
              <w:pStyle w:val="Compact"/>
              <w:jc w:val="right"/>
            </w:pPr>
            <w:r>
              <w:t>Year mutation breeding started at the national level</w:t>
            </w:r>
          </w:p>
        </w:tc>
        <w:tc>
          <w:tcPr>
            <w:tcW w:w="0" w:type="auto"/>
            <w:tcBorders>
              <w:bottom w:val="single" w:sz="0" w:space="0" w:color="auto"/>
            </w:tcBorders>
            <w:vAlign w:val="bottom"/>
            <w:tcPrChange w:id="176" w:author="Julian King" w:date="2020-07-03T15:52:00Z">
              <w:tcPr>
                <w:tcW w:w="0" w:type="auto"/>
                <w:tcBorders>
                  <w:bottom w:val="single" w:sz="0" w:space="0" w:color="auto"/>
                </w:tcBorders>
                <w:vAlign w:val="bottom"/>
              </w:tcPr>
            </w:tcPrChange>
          </w:tcPr>
          <w:p w14:paraId="5E7D89D7" w14:textId="77777777" w:rsidR="00936C5E" w:rsidRDefault="000E7F6D">
            <w:pPr>
              <w:pStyle w:val="Compact"/>
              <w:jc w:val="right"/>
            </w:pPr>
            <w:r>
              <w:t>Total years</w:t>
            </w:r>
          </w:p>
        </w:tc>
        <w:tc>
          <w:tcPr>
            <w:tcW w:w="0" w:type="auto"/>
            <w:tcBorders>
              <w:bottom w:val="single" w:sz="0" w:space="0" w:color="auto"/>
            </w:tcBorders>
            <w:vAlign w:val="bottom"/>
            <w:tcPrChange w:id="177" w:author="Julian King" w:date="2020-07-03T15:52:00Z">
              <w:tcPr>
                <w:tcW w:w="0" w:type="auto"/>
                <w:tcBorders>
                  <w:bottom w:val="single" w:sz="0" w:space="0" w:color="auto"/>
                </w:tcBorders>
                <w:vAlign w:val="bottom"/>
              </w:tcPr>
            </w:tcPrChange>
          </w:tcPr>
          <w:p w14:paraId="111DF7D7" w14:textId="77777777" w:rsidR="00936C5E" w:rsidRDefault="000E7F6D">
            <w:pPr>
              <w:pStyle w:val="Compact"/>
            </w:pPr>
            <w:r>
              <w:t>National team</w:t>
            </w:r>
          </w:p>
        </w:tc>
        <w:tc>
          <w:tcPr>
            <w:tcW w:w="0" w:type="auto"/>
            <w:tcBorders>
              <w:bottom w:val="single" w:sz="0" w:space="0" w:color="auto"/>
            </w:tcBorders>
            <w:vAlign w:val="bottom"/>
            <w:tcPrChange w:id="178" w:author="Julian King" w:date="2020-07-03T15:52:00Z">
              <w:tcPr>
                <w:tcW w:w="0" w:type="auto"/>
                <w:tcBorders>
                  <w:bottom w:val="single" w:sz="0" w:space="0" w:color="auto"/>
                </w:tcBorders>
                <w:vAlign w:val="bottom"/>
              </w:tcPr>
            </w:tcPrChange>
          </w:tcPr>
          <w:p w14:paraId="45B9BAD0" w14:textId="77777777" w:rsidR="00936C5E" w:rsidRDefault="000E7F6D">
            <w:pPr>
              <w:pStyle w:val="Compact"/>
            </w:pPr>
            <w:r>
              <w:t>Field facility</w:t>
            </w:r>
          </w:p>
        </w:tc>
        <w:tc>
          <w:tcPr>
            <w:tcW w:w="0" w:type="auto"/>
            <w:tcBorders>
              <w:bottom w:val="single" w:sz="0" w:space="0" w:color="auto"/>
            </w:tcBorders>
            <w:vAlign w:val="bottom"/>
            <w:tcPrChange w:id="179" w:author="Julian King" w:date="2020-07-03T15:52:00Z">
              <w:tcPr>
                <w:tcW w:w="0" w:type="auto"/>
                <w:tcBorders>
                  <w:bottom w:val="single" w:sz="0" w:space="0" w:color="auto"/>
                </w:tcBorders>
                <w:vAlign w:val="bottom"/>
              </w:tcPr>
            </w:tcPrChange>
          </w:tcPr>
          <w:p w14:paraId="014090E3" w14:textId="77777777" w:rsidR="00936C5E" w:rsidRDefault="000E7F6D">
            <w:pPr>
              <w:pStyle w:val="Compact"/>
            </w:pPr>
            <w:r>
              <w:t>Radiation facility</w:t>
            </w:r>
          </w:p>
        </w:tc>
      </w:tr>
      <w:tr w:rsidR="00936C5E" w14:paraId="2C8CE8E9" w14:textId="77777777" w:rsidTr="008C41F0">
        <w:tc>
          <w:tcPr>
            <w:tcW w:w="833" w:type="pct"/>
            <w:tcPrChange w:id="180" w:author="Julian King" w:date="2020-07-03T15:52:00Z">
              <w:tcPr>
                <w:tcW w:w="0" w:type="auto"/>
              </w:tcPr>
            </w:tcPrChange>
          </w:tcPr>
          <w:p w14:paraId="003D7B43" w14:textId="77777777" w:rsidR="00936C5E" w:rsidRDefault="000E7F6D">
            <w:pPr>
              <w:pStyle w:val="Compact"/>
            </w:pPr>
            <w:r>
              <w:t>Japan</w:t>
            </w:r>
          </w:p>
        </w:tc>
        <w:tc>
          <w:tcPr>
            <w:tcW w:w="1656" w:type="pct"/>
            <w:tcPrChange w:id="181" w:author="Julian King" w:date="2020-07-03T15:52:00Z">
              <w:tcPr>
                <w:tcW w:w="0" w:type="auto"/>
              </w:tcPr>
            </w:tcPrChange>
          </w:tcPr>
          <w:p w14:paraId="51AE7279" w14:textId="77777777" w:rsidR="00936C5E" w:rsidRDefault="000E7F6D">
            <w:pPr>
              <w:pStyle w:val="Compact"/>
              <w:jc w:val="right"/>
            </w:pPr>
            <w:r>
              <w:t>1960</w:t>
            </w:r>
          </w:p>
        </w:tc>
        <w:tc>
          <w:tcPr>
            <w:tcW w:w="0" w:type="auto"/>
            <w:tcPrChange w:id="182" w:author="Julian King" w:date="2020-07-03T15:52:00Z">
              <w:tcPr>
                <w:tcW w:w="0" w:type="auto"/>
              </w:tcPr>
            </w:tcPrChange>
          </w:tcPr>
          <w:p w14:paraId="2C6A65D6" w14:textId="77777777" w:rsidR="00936C5E" w:rsidRDefault="000E7F6D">
            <w:pPr>
              <w:pStyle w:val="Compact"/>
              <w:jc w:val="right"/>
            </w:pPr>
            <w:r>
              <w:t>60</w:t>
            </w:r>
          </w:p>
        </w:tc>
        <w:tc>
          <w:tcPr>
            <w:tcW w:w="0" w:type="auto"/>
            <w:tcPrChange w:id="183" w:author="Julian King" w:date="2020-07-03T15:52:00Z">
              <w:tcPr>
                <w:tcW w:w="0" w:type="auto"/>
              </w:tcPr>
            </w:tcPrChange>
          </w:tcPr>
          <w:p w14:paraId="08D19312" w14:textId="77777777" w:rsidR="00936C5E" w:rsidRDefault="000E7F6D">
            <w:pPr>
              <w:pStyle w:val="Compact"/>
            </w:pPr>
            <w:r>
              <w:t>Yes</w:t>
            </w:r>
          </w:p>
        </w:tc>
        <w:tc>
          <w:tcPr>
            <w:tcW w:w="0" w:type="auto"/>
            <w:tcPrChange w:id="184" w:author="Julian King" w:date="2020-07-03T15:52:00Z">
              <w:tcPr>
                <w:tcW w:w="0" w:type="auto"/>
              </w:tcPr>
            </w:tcPrChange>
          </w:tcPr>
          <w:p w14:paraId="6B03C239" w14:textId="77777777" w:rsidR="00936C5E" w:rsidRDefault="000E7F6D">
            <w:pPr>
              <w:pStyle w:val="Compact"/>
            </w:pPr>
            <w:r>
              <w:t>No</w:t>
            </w:r>
          </w:p>
        </w:tc>
        <w:tc>
          <w:tcPr>
            <w:tcW w:w="0" w:type="auto"/>
            <w:tcPrChange w:id="185" w:author="Julian King" w:date="2020-07-03T15:52:00Z">
              <w:tcPr>
                <w:tcW w:w="0" w:type="auto"/>
              </w:tcPr>
            </w:tcPrChange>
          </w:tcPr>
          <w:p w14:paraId="0A3EF6C0" w14:textId="77777777" w:rsidR="00936C5E" w:rsidRDefault="000E7F6D">
            <w:pPr>
              <w:pStyle w:val="Compact"/>
            </w:pPr>
            <w:r>
              <w:t>Yes</w:t>
            </w:r>
          </w:p>
        </w:tc>
      </w:tr>
      <w:tr w:rsidR="00936C5E" w14:paraId="115C2505" w14:textId="77777777" w:rsidTr="008C41F0">
        <w:tc>
          <w:tcPr>
            <w:tcW w:w="833" w:type="pct"/>
            <w:tcPrChange w:id="186" w:author="Julian King" w:date="2020-07-03T15:52:00Z">
              <w:tcPr>
                <w:tcW w:w="0" w:type="auto"/>
              </w:tcPr>
            </w:tcPrChange>
          </w:tcPr>
          <w:p w14:paraId="34CFFF39" w14:textId="77777777" w:rsidR="00936C5E" w:rsidRDefault="000E7F6D">
            <w:pPr>
              <w:pStyle w:val="Compact"/>
            </w:pPr>
            <w:r>
              <w:t>China</w:t>
            </w:r>
          </w:p>
        </w:tc>
        <w:tc>
          <w:tcPr>
            <w:tcW w:w="1656" w:type="pct"/>
            <w:tcPrChange w:id="187" w:author="Julian King" w:date="2020-07-03T15:52:00Z">
              <w:tcPr>
                <w:tcW w:w="0" w:type="auto"/>
              </w:tcPr>
            </w:tcPrChange>
          </w:tcPr>
          <w:p w14:paraId="2A7EF99C" w14:textId="77777777" w:rsidR="00936C5E" w:rsidRDefault="000E7F6D">
            <w:pPr>
              <w:pStyle w:val="Compact"/>
              <w:jc w:val="right"/>
            </w:pPr>
            <w:r>
              <w:t>1960</w:t>
            </w:r>
          </w:p>
        </w:tc>
        <w:tc>
          <w:tcPr>
            <w:tcW w:w="0" w:type="auto"/>
            <w:tcPrChange w:id="188" w:author="Julian King" w:date="2020-07-03T15:52:00Z">
              <w:tcPr>
                <w:tcW w:w="0" w:type="auto"/>
              </w:tcPr>
            </w:tcPrChange>
          </w:tcPr>
          <w:p w14:paraId="643AAF95" w14:textId="77777777" w:rsidR="00936C5E" w:rsidRDefault="000E7F6D">
            <w:pPr>
              <w:pStyle w:val="Compact"/>
              <w:jc w:val="right"/>
            </w:pPr>
            <w:r>
              <w:t>60</w:t>
            </w:r>
          </w:p>
        </w:tc>
        <w:tc>
          <w:tcPr>
            <w:tcW w:w="0" w:type="auto"/>
            <w:tcPrChange w:id="189" w:author="Julian King" w:date="2020-07-03T15:52:00Z">
              <w:tcPr>
                <w:tcW w:w="0" w:type="auto"/>
              </w:tcPr>
            </w:tcPrChange>
          </w:tcPr>
          <w:p w14:paraId="3A6EE622" w14:textId="77777777" w:rsidR="00936C5E" w:rsidRDefault="000E7F6D">
            <w:pPr>
              <w:pStyle w:val="Compact"/>
            </w:pPr>
            <w:r>
              <w:t>Yes</w:t>
            </w:r>
          </w:p>
        </w:tc>
        <w:tc>
          <w:tcPr>
            <w:tcW w:w="0" w:type="auto"/>
            <w:tcPrChange w:id="190" w:author="Julian King" w:date="2020-07-03T15:52:00Z">
              <w:tcPr>
                <w:tcW w:w="0" w:type="auto"/>
              </w:tcPr>
            </w:tcPrChange>
          </w:tcPr>
          <w:p w14:paraId="4B7F7B9F" w14:textId="77777777" w:rsidR="00936C5E" w:rsidRDefault="000E7F6D">
            <w:pPr>
              <w:pStyle w:val="Compact"/>
            </w:pPr>
            <w:r>
              <w:t>Yes</w:t>
            </w:r>
          </w:p>
        </w:tc>
        <w:tc>
          <w:tcPr>
            <w:tcW w:w="0" w:type="auto"/>
            <w:tcPrChange w:id="191" w:author="Julian King" w:date="2020-07-03T15:52:00Z">
              <w:tcPr>
                <w:tcW w:w="0" w:type="auto"/>
              </w:tcPr>
            </w:tcPrChange>
          </w:tcPr>
          <w:p w14:paraId="74B6515C" w14:textId="77777777" w:rsidR="00936C5E" w:rsidRDefault="000E7F6D">
            <w:pPr>
              <w:pStyle w:val="Compact"/>
            </w:pPr>
            <w:r>
              <w:t>Yes</w:t>
            </w:r>
          </w:p>
        </w:tc>
      </w:tr>
      <w:tr w:rsidR="00936C5E" w14:paraId="43FB2B8C" w14:textId="77777777" w:rsidTr="008C41F0">
        <w:tc>
          <w:tcPr>
            <w:tcW w:w="833" w:type="pct"/>
            <w:tcPrChange w:id="192" w:author="Julian King" w:date="2020-07-03T15:52:00Z">
              <w:tcPr>
                <w:tcW w:w="0" w:type="auto"/>
              </w:tcPr>
            </w:tcPrChange>
          </w:tcPr>
          <w:p w14:paraId="1704E831" w14:textId="77777777" w:rsidR="00936C5E" w:rsidRDefault="000E7F6D">
            <w:pPr>
              <w:pStyle w:val="Compact"/>
            </w:pPr>
            <w:r>
              <w:t>Sri Lanka</w:t>
            </w:r>
          </w:p>
        </w:tc>
        <w:tc>
          <w:tcPr>
            <w:tcW w:w="1656" w:type="pct"/>
            <w:tcPrChange w:id="193" w:author="Julian King" w:date="2020-07-03T15:52:00Z">
              <w:tcPr>
                <w:tcW w:w="0" w:type="auto"/>
              </w:tcPr>
            </w:tcPrChange>
          </w:tcPr>
          <w:p w14:paraId="324C5C32" w14:textId="77777777" w:rsidR="00936C5E" w:rsidRDefault="000E7F6D">
            <w:pPr>
              <w:pStyle w:val="Compact"/>
              <w:jc w:val="right"/>
            </w:pPr>
            <w:r>
              <w:t>1960</w:t>
            </w:r>
          </w:p>
        </w:tc>
        <w:tc>
          <w:tcPr>
            <w:tcW w:w="0" w:type="auto"/>
            <w:tcPrChange w:id="194" w:author="Julian King" w:date="2020-07-03T15:52:00Z">
              <w:tcPr>
                <w:tcW w:w="0" w:type="auto"/>
              </w:tcPr>
            </w:tcPrChange>
          </w:tcPr>
          <w:p w14:paraId="3679AD13" w14:textId="77777777" w:rsidR="00936C5E" w:rsidRDefault="000E7F6D">
            <w:pPr>
              <w:pStyle w:val="Compact"/>
              <w:jc w:val="right"/>
            </w:pPr>
            <w:r>
              <w:t>60</w:t>
            </w:r>
          </w:p>
        </w:tc>
        <w:tc>
          <w:tcPr>
            <w:tcW w:w="0" w:type="auto"/>
            <w:tcPrChange w:id="195" w:author="Julian King" w:date="2020-07-03T15:52:00Z">
              <w:tcPr>
                <w:tcW w:w="0" w:type="auto"/>
              </w:tcPr>
            </w:tcPrChange>
          </w:tcPr>
          <w:p w14:paraId="74F1939B" w14:textId="77777777" w:rsidR="00936C5E" w:rsidRDefault="000E7F6D">
            <w:pPr>
              <w:pStyle w:val="Compact"/>
            </w:pPr>
            <w:r>
              <w:t>Yes</w:t>
            </w:r>
          </w:p>
        </w:tc>
        <w:tc>
          <w:tcPr>
            <w:tcW w:w="0" w:type="auto"/>
            <w:tcPrChange w:id="196" w:author="Julian King" w:date="2020-07-03T15:52:00Z">
              <w:tcPr>
                <w:tcW w:w="0" w:type="auto"/>
              </w:tcPr>
            </w:tcPrChange>
          </w:tcPr>
          <w:p w14:paraId="72B89C1D" w14:textId="77777777" w:rsidR="00936C5E" w:rsidRDefault="000E7F6D">
            <w:pPr>
              <w:pStyle w:val="Compact"/>
            </w:pPr>
            <w:r>
              <w:t>Yes</w:t>
            </w:r>
          </w:p>
        </w:tc>
        <w:tc>
          <w:tcPr>
            <w:tcW w:w="0" w:type="auto"/>
            <w:tcPrChange w:id="197" w:author="Julian King" w:date="2020-07-03T15:52:00Z">
              <w:tcPr>
                <w:tcW w:w="0" w:type="auto"/>
              </w:tcPr>
            </w:tcPrChange>
          </w:tcPr>
          <w:p w14:paraId="2F49F9A6" w14:textId="77777777" w:rsidR="00936C5E" w:rsidRDefault="000E7F6D">
            <w:pPr>
              <w:pStyle w:val="Compact"/>
            </w:pPr>
            <w:r>
              <w:t>Yes</w:t>
            </w:r>
          </w:p>
        </w:tc>
      </w:tr>
      <w:tr w:rsidR="00936C5E" w14:paraId="5DA70A21" w14:textId="77777777" w:rsidTr="008C41F0">
        <w:tc>
          <w:tcPr>
            <w:tcW w:w="833" w:type="pct"/>
            <w:tcPrChange w:id="198" w:author="Julian King" w:date="2020-07-03T15:52:00Z">
              <w:tcPr>
                <w:tcW w:w="0" w:type="auto"/>
              </w:tcPr>
            </w:tcPrChange>
          </w:tcPr>
          <w:p w14:paraId="15C27653" w14:textId="77777777" w:rsidR="00936C5E" w:rsidRDefault="000E7F6D">
            <w:pPr>
              <w:pStyle w:val="Compact"/>
            </w:pPr>
            <w:r>
              <w:t>India</w:t>
            </w:r>
          </w:p>
        </w:tc>
        <w:tc>
          <w:tcPr>
            <w:tcW w:w="1656" w:type="pct"/>
            <w:tcPrChange w:id="199" w:author="Julian King" w:date="2020-07-03T15:52:00Z">
              <w:tcPr>
                <w:tcW w:w="0" w:type="auto"/>
              </w:tcPr>
            </w:tcPrChange>
          </w:tcPr>
          <w:p w14:paraId="6042072C" w14:textId="77777777" w:rsidR="00936C5E" w:rsidRDefault="000E7F6D">
            <w:pPr>
              <w:pStyle w:val="Compact"/>
              <w:jc w:val="right"/>
            </w:pPr>
            <w:r>
              <w:t>1960</w:t>
            </w:r>
          </w:p>
        </w:tc>
        <w:tc>
          <w:tcPr>
            <w:tcW w:w="0" w:type="auto"/>
            <w:tcPrChange w:id="200" w:author="Julian King" w:date="2020-07-03T15:52:00Z">
              <w:tcPr>
                <w:tcW w:w="0" w:type="auto"/>
              </w:tcPr>
            </w:tcPrChange>
          </w:tcPr>
          <w:p w14:paraId="601A0597" w14:textId="77777777" w:rsidR="00936C5E" w:rsidRDefault="000E7F6D">
            <w:pPr>
              <w:pStyle w:val="Compact"/>
              <w:jc w:val="right"/>
            </w:pPr>
            <w:r>
              <w:t>60</w:t>
            </w:r>
          </w:p>
        </w:tc>
        <w:tc>
          <w:tcPr>
            <w:tcW w:w="0" w:type="auto"/>
            <w:tcPrChange w:id="201" w:author="Julian King" w:date="2020-07-03T15:52:00Z">
              <w:tcPr>
                <w:tcW w:w="0" w:type="auto"/>
              </w:tcPr>
            </w:tcPrChange>
          </w:tcPr>
          <w:p w14:paraId="61554D31" w14:textId="77777777" w:rsidR="00936C5E" w:rsidRDefault="000E7F6D">
            <w:pPr>
              <w:pStyle w:val="Compact"/>
            </w:pPr>
            <w:r>
              <w:t>Yes</w:t>
            </w:r>
          </w:p>
        </w:tc>
        <w:tc>
          <w:tcPr>
            <w:tcW w:w="0" w:type="auto"/>
            <w:tcPrChange w:id="202" w:author="Julian King" w:date="2020-07-03T15:52:00Z">
              <w:tcPr>
                <w:tcW w:w="0" w:type="auto"/>
              </w:tcPr>
            </w:tcPrChange>
          </w:tcPr>
          <w:p w14:paraId="207F3AC0" w14:textId="77777777" w:rsidR="00936C5E" w:rsidRDefault="000E7F6D">
            <w:pPr>
              <w:pStyle w:val="Compact"/>
            </w:pPr>
            <w:r>
              <w:t>Yes</w:t>
            </w:r>
          </w:p>
        </w:tc>
        <w:tc>
          <w:tcPr>
            <w:tcW w:w="0" w:type="auto"/>
            <w:tcPrChange w:id="203" w:author="Julian King" w:date="2020-07-03T15:52:00Z">
              <w:tcPr>
                <w:tcW w:w="0" w:type="auto"/>
              </w:tcPr>
            </w:tcPrChange>
          </w:tcPr>
          <w:p w14:paraId="4BFDAB72" w14:textId="77777777" w:rsidR="00936C5E" w:rsidRDefault="000E7F6D">
            <w:pPr>
              <w:pStyle w:val="Compact"/>
            </w:pPr>
            <w:r>
              <w:t>Yes</w:t>
            </w:r>
          </w:p>
        </w:tc>
      </w:tr>
      <w:tr w:rsidR="00936C5E" w14:paraId="0C6DEFB5" w14:textId="77777777" w:rsidTr="008C41F0">
        <w:tc>
          <w:tcPr>
            <w:tcW w:w="833" w:type="pct"/>
            <w:tcPrChange w:id="204" w:author="Julian King" w:date="2020-07-03T15:52:00Z">
              <w:tcPr>
                <w:tcW w:w="0" w:type="auto"/>
              </w:tcPr>
            </w:tcPrChange>
          </w:tcPr>
          <w:p w14:paraId="6C3C8C65" w14:textId="77777777" w:rsidR="00936C5E" w:rsidRDefault="000E7F6D">
            <w:pPr>
              <w:pStyle w:val="Compact"/>
            </w:pPr>
            <w:r>
              <w:t>South Korea</w:t>
            </w:r>
          </w:p>
        </w:tc>
        <w:tc>
          <w:tcPr>
            <w:tcW w:w="1656" w:type="pct"/>
            <w:tcPrChange w:id="205" w:author="Julian King" w:date="2020-07-03T15:52:00Z">
              <w:tcPr>
                <w:tcW w:w="0" w:type="auto"/>
              </w:tcPr>
            </w:tcPrChange>
          </w:tcPr>
          <w:p w14:paraId="69E2FAEC" w14:textId="77777777" w:rsidR="00936C5E" w:rsidRDefault="000E7F6D">
            <w:pPr>
              <w:pStyle w:val="Compact"/>
              <w:jc w:val="right"/>
            </w:pPr>
            <w:r>
              <w:t>1960</w:t>
            </w:r>
          </w:p>
        </w:tc>
        <w:tc>
          <w:tcPr>
            <w:tcW w:w="0" w:type="auto"/>
            <w:tcPrChange w:id="206" w:author="Julian King" w:date="2020-07-03T15:52:00Z">
              <w:tcPr>
                <w:tcW w:w="0" w:type="auto"/>
              </w:tcPr>
            </w:tcPrChange>
          </w:tcPr>
          <w:p w14:paraId="43C10FDE" w14:textId="77777777" w:rsidR="00936C5E" w:rsidRDefault="000E7F6D">
            <w:pPr>
              <w:pStyle w:val="Compact"/>
              <w:jc w:val="right"/>
            </w:pPr>
            <w:r>
              <w:t>60</w:t>
            </w:r>
          </w:p>
        </w:tc>
        <w:tc>
          <w:tcPr>
            <w:tcW w:w="0" w:type="auto"/>
            <w:tcPrChange w:id="207" w:author="Julian King" w:date="2020-07-03T15:52:00Z">
              <w:tcPr>
                <w:tcW w:w="0" w:type="auto"/>
              </w:tcPr>
            </w:tcPrChange>
          </w:tcPr>
          <w:p w14:paraId="608A9336" w14:textId="77777777" w:rsidR="00936C5E" w:rsidRDefault="000E7F6D">
            <w:pPr>
              <w:pStyle w:val="Compact"/>
            </w:pPr>
            <w:r>
              <w:t>Yes</w:t>
            </w:r>
          </w:p>
        </w:tc>
        <w:tc>
          <w:tcPr>
            <w:tcW w:w="0" w:type="auto"/>
            <w:tcPrChange w:id="208" w:author="Julian King" w:date="2020-07-03T15:52:00Z">
              <w:tcPr>
                <w:tcW w:w="0" w:type="auto"/>
              </w:tcPr>
            </w:tcPrChange>
          </w:tcPr>
          <w:p w14:paraId="3F3E571C" w14:textId="77777777" w:rsidR="00936C5E" w:rsidRDefault="000E7F6D">
            <w:pPr>
              <w:pStyle w:val="Compact"/>
            </w:pPr>
            <w:r>
              <w:t>Yes</w:t>
            </w:r>
          </w:p>
        </w:tc>
        <w:tc>
          <w:tcPr>
            <w:tcW w:w="0" w:type="auto"/>
            <w:tcPrChange w:id="209" w:author="Julian King" w:date="2020-07-03T15:52:00Z">
              <w:tcPr>
                <w:tcW w:w="0" w:type="auto"/>
              </w:tcPr>
            </w:tcPrChange>
          </w:tcPr>
          <w:p w14:paraId="55A09481" w14:textId="77777777" w:rsidR="00936C5E" w:rsidRDefault="000E7F6D">
            <w:pPr>
              <w:pStyle w:val="Compact"/>
            </w:pPr>
            <w:r>
              <w:t>Yes</w:t>
            </w:r>
          </w:p>
        </w:tc>
      </w:tr>
      <w:tr w:rsidR="00936C5E" w14:paraId="4708749E" w14:textId="77777777" w:rsidTr="008C41F0">
        <w:tc>
          <w:tcPr>
            <w:tcW w:w="833" w:type="pct"/>
            <w:tcPrChange w:id="210" w:author="Julian King" w:date="2020-07-03T15:52:00Z">
              <w:tcPr>
                <w:tcW w:w="0" w:type="auto"/>
              </w:tcPr>
            </w:tcPrChange>
          </w:tcPr>
          <w:p w14:paraId="7091BA3C" w14:textId="77777777" w:rsidR="00936C5E" w:rsidRDefault="000E7F6D">
            <w:pPr>
              <w:pStyle w:val="Compact"/>
            </w:pPr>
            <w:r>
              <w:t>Philippines</w:t>
            </w:r>
          </w:p>
        </w:tc>
        <w:tc>
          <w:tcPr>
            <w:tcW w:w="1656" w:type="pct"/>
            <w:tcPrChange w:id="211" w:author="Julian King" w:date="2020-07-03T15:52:00Z">
              <w:tcPr>
                <w:tcW w:w="0" w:type="auto"/>
              </w:tcPr>
            </w:tcPrChange>
          </w:tcPr>
          <w:p w14:paraId="21A27494" w14:textId="77777777" w:rsidR="00936C5E" w:rsidRDefault="000E7F6D">
            <w:pPr>
              <w:pStyle w:val="Compact"/>
              <w:jc w:val="right"/>
            </w:pPr>
            <w:r>
              <w:t>1962</w:t>
            </w:r>
          </w:p>
        </w:tc>
        <w:tc>
          <w:tcPr>
            <w:tcW w:w="0" w:type="auto"/>
            <w:tcPrChange w:id="212" w:author="Julian King" w:date="2020-07-03T15:52:00Z">
              <w:tcPr>
                <w:tcW w:w="0" w:type="auto"/>
              </w:tcPr>
            </w:tcPrChange>
          </w:tcPr>
          <w:p w14:paraId="705F1114" w14:textId="77777777" w:rsidR="00936C5E" w:rsidRDefault="000E7F6D">
            <w:pPr>
              <w:pStyle w:val="Compact"/>
              <w:jc w:val="right"/>
            </w:pPr>
            <w:r>
              <w:t>58</w:t>
            </w:r>
          </w:p>
        </w:tc>
        <w:tc>
          <w:tcPr>
            <w:tcW w:w="0" w:type="auto"/>
            <w:tcPrChange w:id="213" w:author="Julian King" w:date="2020-07-03T15:52:00Z">
              <w:tcPr>
                <w:tcW w:w="0" w:type="auto"/>
              </w:tcPr>
            </w:tcPrChange>
          </w:tcPr>
          <w:p w14:paraId="0A1F18C4" w14:textId="77777777" w:rsidR="00936C5E" w:rsidRDefault="000E7F6D">
            <w:pPr>
              <w:pStyle w:val="Compact"/>
            </w:pPr>
            <w:r>
              <w:t>Yes</w:t>
            </w:r>
          </w:p>
        </w:tc>
        <w:tc>
          <w:tcPr>
            <w:tcW w:w="0" w:type="auto"/>
            <w:tcPrChange w:id="214" w:author="Julian King" w:date="2020-07-03T15:52:00Z">
              <w:tcPr>
                <w:tcW w:w="0" w:type="auto"/>
              </w:tcPr>
            </w:tcPrChange>
          </w:tcPr>
          <w:p w14:paraId="6605CB47" w14:textId="77777777" w:rsidR="00936C5E" w:rsidRDefault="000E7F6D">
            <w:pPr>
              <w:pStyle w:val="Compact"/>
            </w:pPr>
            <w:r>
              <w:t>Yes</w:t>
            </w:r>
          </w:p>
        </w:tc>
        <w:tc>
          <w:tcPr>
            <w:tcW w:w="0" w:type="auto"/>
            <w:tcPrChange w:id="215" w:author="Julian King" w:date="2020-07-03T15:52:00Z">
              <w:tcPr>
                <w:tcW w:w="0" w:type="auto"/>
              </w:tcPr>
            </w:tcPrChange>
          </w:tcPr>
          <w:p w14:paraId="075445DA" w14:textId="77777777" w:rsidR="00936C5E" w:rsidRDefault="000E7F6D">
            <w:pPr>
              <w:pStyle w:val="Compact"/>
            </w:pPr>
            <w:r>
              <w:t>Yes</w:t>
            </w:r>
          </w:p>
        </w:tc>
      </w:tr>
      <w:tr w:rsidR="00936C5E" w14:paraId="0ABA9FD9" w14:textId="77777777" w:rsidTr="008C41F0">
        <w:tc>
          <w:tcPr>
            <w:tcW w:w="833" w:type="pct"/>
            <w:tcPrChange w:id="216" w:author="Julian King" w:date="2020-07-03T15:52:00Z">
              <w:tcPr>
                <w:tcW w:w="0" w:type="auto"/>
              </w:tcPr>
            </w:tcPrChange>
          </w:tcPr>
          <w:p w14:paraId="2A6EA29F" w14:textId="77777777" w:rsidR="00936C5E" w:rsidRDefault="000E7F6D">
            <w:pPr>
              <w:pStyle w:val="Compact"/>
            </w:pPr>
            <w:r>
              <w:t>Thailand</w:t>
            </w:r>
          </w:p>
        </w:tc>
        <w:tc>
          <w:tcPr>
            <w:tcW w:w="1656" w:type="pct"/>
            <w:tcPrChange w:id="217" w:author="Julian King" w:date="2020-07-03T15:52:00Z">
              <w:tcPr>
                <w:tcW w:w="0" w:type="auto"/>
              </w:tcPr>
            </w:tcPrChange>
          </w:tcPr>
          <w:p w14:paraId="716183B4" w14:textId="77777777" w:rsidR="00936C5E" w:rsidRDefault="000E7F6D">
            <w:pPr>
              <w:pStyle w:val="Compact"/>
              <w:jc w:val="right"/>
            </w:pPr>
            <w:r>
              <w:t>1965</w:t>
            </w:r>
          </w:p>
        </w:tc>
        <w:tc>
          <w:tcPr>
            <w:tcW w:w="0" w:type="auto"/>
            <w:tcPrChange w:id="218" w:author="Julian King" w:date="2020-07-03T15:52:00Z">
              <w:tcPr>
                <w:tcW w:w="0" w:type="auto"/>
              </w:tcPr>
            </w:tcPrChange>
          </w:tcPr>
          <w:p w14:paraId="45067758" w14:textId="77777777" w:rsidR="00936C5E" w:rsidRDefault="000E7F6D">
            <w:pPr>
              <w:pStyle w:val="Compact"/>
              <w:jc w:val="right"/>
            </w:pPr>
            <w:r>
              <w:t>55</w:t>
            </w:r>
          </w:p>
        </w:tc>
        <w:tc>
          <w:tcPr>
            <w:tcW w:w="0" w:type="auto"/>
            <w:tcPrChange w:id="219" w:author="Julian King" w:date="2020-07-03T15:52:00Z">
              <w:tcPr>
                <w:tcW w:w="0" w:type="auto"/>
              </w:tcPr>
            </w:tcPrChange>
          </w:tcPr>
          <w:p w14:paraId="241D34A0" w14:textId="77777777" w:rsidR="00936C5E" w:rsidRDefault="000E7F6D">
            <w:pPr>
              <w:pStyle w:val="Compact"/>
            </w:pPr>
            <w:r>
              <w:t>Yes</w:t>
            </w:r>
          </w:p>
        </w:tc>
        <w:tc>
          <w:tcPr>
            <w:tcW w:w="0" w:type="auto"/>
            <w:tcPrChange w:id="220" w:author="Julian King" w:date="2020-07-03T15:52:00Z">
              <w:tcPr>
                <w:tcW w:w="0" w:type="auto"/>
              </w:tcPr>
            </w:tcPrChange>
          </w:tcPr>
          <w:p w14:paraId="0F78A6CF" w14:textId="77777777" w:rsidR="00936C5E" w:rsidRDefault="000E7F6D">
            <w:pPr>
              <w:pStyle w:val="Compact"/>
            </w:pPr>
            <w:r>
              <w:t>Yes</w:t>
            </w:r>
          </w:p>
        </w:tc>
        <w:tc>
          <w:tcPr>
            <w:tcW w:w="0" w:type="auto"/>
            <w:tcPrChange w:id="221" w:author="Julian King" w:date="2020-07-03T15:52:00Z">
              <w:tcPr>
                <w:tcW w:w="0" w:type="auto"/>
              </w:tcPr>
            </w:tcPrChange>
          </w:tcPr>
          <w:p w14:paraId="22A40E05" w14:textId="77777777" w:rsidR="00936C5E" w:rsidRDefault="000E7F6D">
            <w:pPr>
              <w:pStyle w:val="Compact"/>
            </w:pPr>
            <w:r>
              <w:t>Yes</w:t>
            </w:r>
          </w:p>
        </w:tc>
      </w:tr>
      <w:tr w:rsidR="00936C5E" w14:paraId="3589E76A" w14:textId="77777777" w:rsidTr="008C41F0">
        <w:tc>
          <w:tcPr>
            <w:tcW w:w="833" w:type="pct"/>
            <w:tcPrChange w:id="222" w:author="Julian King" w:date="2020-07-03T15:52:00Z">
              <w:tcPr>
                <w:tcW w:w="0" w:type="auto"/>
              </w:tcPr>
            </w:tcPrChange>
          </w:tcPr>
          <w:p w14:paraId="34930CFE" w14:textId="77777777" w:rsidR="00936C5E" w:rsidRDefault="000E7F6D">
            <w:pPr>
              <w:pStyle w:val="Compact"/>
            </w:pPr>
            <w:r>
              <w:t>Pakistan</w:t>
            </w:r>
          </w:p>
        </w:tc>
        <w:tc>
          <w:tcPr>
            <w:tcW w:w="1656" w:type="pct"/>
            <w:tcPrChange w:id="223" w:author="Julian King" w:date="2020-07-03T15:52:00Z">
              <w:tcPr>
                <w:tcW w:w="0" w:type="auto"/>
              </w:tcPr>
            </w:tcPrChange>
          </w:tcPr>
          <w:p w14:paraId="086638DB" w14:textId="77777777" w:rsidR="00936C5E" w:rsidRDefault="000E7F6D">
            <w:pPr>
              <w:pStyle w:val="Compact"/>
              <w:jc w:val="right"/>
            </w:pPr>
            <w:r>
              <w:t>1970</w:t>
            </w:r>
          </w:p>
        </w:tc>
        <w:tc>
          <w:tcPr>
            <w:tcW w:w="0" w:type="auto"/>
            <w:tcPrChange w:id="224" w:author="Julian King" w:date="2020-07-03T15:52:00Z">
              <w:tcPr>
                <w:tcW w:w="0" w:type="auto"/>
              </w:tcPr>
            </w:tcPrChange>
          </w:tcPr>
          <w:p w14:paraId="549FCF19" w14:textId="77777777" w:rsidR="00936C5E" w:rsidRDefault="000E7F6D">
            <w:pPr>
              <w:pStyle w:val="Compact"/>
              <w:jc w:val="right"/>
            </w:pPr>
            <w:r>
              <w:t>50</w:t>
            </w:r>
          </w:p>
        </w:tc>
        <w:tc>
          <w:tcPr>
            <w:tcW w:w="0" w:type="auto"/>
            <w:tcPrChange w:id="225" w:author="Julian King" w:date="2020-07-03T15:52:00Z">
              <w:tcPr>
                <w:tcW w:w="0" w:type="auto"/>
              </w:tcPr>
            </w:tcPrChange>
          </w:tcPr>
          <w:p w14:paraId="11D8CC00" w14:textId="77777777" w:rsidR="00936C5E" w:rsidRDefault="000E7F6D">
            <w:pPr>
              <w:pStyle w:val="Compact"/>
            </w:pPr>
            <w:r>
              <w:t>Yes</w:t>
            </w:r>
          </w:p>
        </w:tc>
        <w:tc>
          <w:tcPr>
            <w:tcW w:w="0" w:type="auto"/>
            <w:tcPrChange w:id="226" w:author="Julian King" w:date="2020-07-03T15:52:00Z">
              <w:tcPr>
                <w:tcW w:w="0" w:type="auto"/>
              </w:tcPr>
            </w:tcPrChange>
          </w:tcPr>
          <w:p w14:paraId="4516CE47" w14:textId="77777777" w:rsidR="00936C5E" w:rsidRDefault="000E7F6D">
            <w:pPr>
              <w:pStyle w:val="Compact"/>
            </w:pPr>
            <w:r>
              <w:t>Yes</w:t>
            </w:r>
          </w:p>
        </w:tc>
        <w:tc>
          <w:tcPr>
            <w:tcW w:w="0" w:type="auto"/>
            <w:tcPrChange w:id="227" w:author="Julian King" w:date="2020-07-03T15:52:00Z">
              <w:tcPr>
                <w:tcW w:w="0" w:type="auto"/>
              </w:tcPr>
            </w:tcPrChange>
          </w:tcPr>
          <w:p w14:paraId="16F44F10" w14:textId="77777777" w:rsidR="00936C5E" w:rsidRDefault="000E7F6D">
            <w:pPr>
              <w:pStyle w:val="Compact"/>
            </w:pPr>
            <w:r>
              <w:t>Yes</w:t>
            </w:r>
          </w:p>
        </w:tc>
      </w:tr>
      <w:tr w:rsidR="00936C5E" w14:paraId="67734BA3" w14:textId="77777777" w:rsidTr="008C41F0">
        <w:tc>
          <w:tcPr>
            <w:tcW w:w="833" w:type="pct"/>
            <w:tcPrChange w:id="228" w:author="Julian King" w:date="2020-07-03T15:52:00Z">
              <w:tcPr>
                <w:tcW w:w="0" w:type="auto"/>
              </w:tcPr>
            </w:tcPrChange>
          </w:tcPr>
          <w:p w14:paraId="067F95BE" w14:textId="77777777" w:rsidR="00936C5E" w:rsidRDefault="000E7F6D">
            <w:pPr>
              <w:pStyle w:val="Compact"/>
            </w:pPr>
            <w:r>
              <w:t>Myanmar</w:t>
            </w:r>
          </w:p>
        </w:tc>
        <w:tc>
          <w:tcPr>
            <w:tcW w:w="1656" w:type="pct"/>
            <w:tcPrChange w:id="229" w:author="Julian King" w:date="2020-07-03T15:52:00Z">
              <w:tcPr>
                <w:tcW w:w="0" w:type="auto"/>
              </w:tcPr>
            </w:tcPrChange>
          </w:tcPr>
          <w:p w14:paraId="67A05165" w14:textId="77777777" w:rsidR="00936C5E" w:rsidRDefault="000E7F6D">
            <w:pPr>
              <w:pStyle w:val="Compact"/>
              <w:jc w:val="right"/>
            </w:pPr>
            <w:r>
              <w:t>1970</w:t>
            </w:r>
          </w:p>
        </w:tc>
        <w:tc>
          <w:tcPr>
            <w:tcW w:w="0" w:type="auto"/>
            <w:tcPrChange w:id="230" w:author="Julian King" w:date="2020-07-03T15:52:00Z">
              <w:tcPr>
                <w:tcW w:w="0" w:type="auto"/>
              </w:tcPr>
            </w:tcPrChange>
          </w:tcPr>
          <w:p w14:paraId="0C5F7273" w14:textId="77777777" w:rsidR="00936C5E" w:rsidRDefault="000E7F6D">
            <w:pPr>
              <w:pStyle w:val="Compact"/>
              <w:jc w:val="right"/>
            </w:pPr>
            <w:r>
              <w:t>50</w:t>
            </w:r>
          </w:p>
        </w:tc>
        <w:tc>
          <w:tcPr>
            <w:tcW w:w="0" w:type="auto"/>
            <w:tcPrChange w:id="231" w:author="Julian King" w:date="2020-07-03T15:52:00Z">
              <w:tcPr>
                <w:tcW w:w="0" w:type="auto"/>
              </w:tcPr>
            </w:tcPrChange>
          </w:tcPr>
          <w:p w14:paraId="44B668B0" w14:textId="77777777" w:rsidR="00936C5E" w:rsidRDefault="000E7F6D">
            <w:pPr>
              <w:pStyle w:val="Compact"/>
            </w:pPr>
            <w:r>
              <w:t>Yes</w:t>
            </w:r>
          </w:p>
        </w:tc>
        <w:tc>
          <w:tcPr>
            <w:tcW w:w="0" w:type="auto"/>
            <w:tcPrChange w:id="232" w:author="Julian King" w:date="2020-07-03T15:52:00Z">
              <w:tcPr>
                <w:tcW w:w="0" w:type="auto"/>
              </w:tcPr>
            </w:tcPrChange>
          </w:tcPr>
          <w:p w14:paraId="24DB09A5" w14:textId="77777777" w:rsidR="00936C5E" w:rsidRDefault="000E7F6D">
            <w:pPr>
              <w:pStyle w:val="Compact"/>
            </w:pPr>
            <w:r>
              <w:t>Yes</w:t>
            </w:r>
          </w:p>
        </w:tc>
        <w:tc>
          <w:tcPr>
            <w:tcW w:w="0" w:type="auto"/>
            <w:tcPrChange w:id="233" w:author="Julian King" w:date="2020-07-03T15:52:00Z">
              <w:tcPr>
                <w:tcW w:w="0" w:type="auto"/>
              </w:tcPr>
            </w:tcPrChange>
          </w:tcPr>
          <w:p w14:paraId="020DD364" w14:textId="77777777" w:rsidR="00936C5E" w:rsidRDefault="000E7F6D">
            <w:pPr>
              <w:pStyle w:val="Compact"/>
            </w:pPr>
            <w:r>
              <w:t>Yes</w:t>
            </w:r>
          </w:p>
        </w:tc>
      </w:tr>
      <w:tr w:rsidR="00936C5E" w14:paraId="75B2751C" w14:textId="77777777" w:rsidTr="008C41F0">
        <w:tc>
          <w:tcPr>
            <w:tcW w:w="833" w:type="pct"/>
            <w:tcPrChange w:id="234" w:author="Julian King" w:date="2020-07-03T15:52:00Z">
              <w:tcPr>
                <w:tcW w:w="0" w:type="auto"/>
              </w:tcPr>
            </w:tcPrChange>
          </w:tcPr>
          <w:p w14:paraId="4D29A1C7" w14:textId="77777777" w:rsidR="00936C5E" w:rsidRDefault="000E7F6D">
            <w:pPr>
              <w:pStyle w:val="Compact"/>
            </w:pPr>
            <w:r>
              <w:t>Australia</w:t>
            </w:r>
          </w:p>
        </w:tc>
        <w:tc>
          <w:tcPr>
            <w:tcW w:w="1656" w:type="pct"/>
            <w:tcPrChange w:id="235" w:author="Julian King" w:date="2020-07-03T15:52:00Z">
              <w:tcPr>
                <w:tcW w:w="0" w:type="auto"/>
              </w:tcPr>
            </w:tcPrChange>
          </w:tcPr>
          <w:p w14:paraId="51303FE9" w14:textId="77777777" w:rsidR="00936C5E" w:rsidRDefault="000E7F6D">
            <w:pPr>
              <w:pStyle w:val="Compact"/>
              <w:jc w:val="right"/>
            </w:pPr>
            <w:r>
              <w:t>1971</w:t>
            </w:r>
          </w:p>
        </w:tc>
        <w:tc>
          <w:tcPr>
            <w:tcW w:w="0" w:type="auto"/>
            <w:tcPrChange w:id="236" w:author="Julian King" w:date="2020-07-03T15:52:00Z">
              <w:tcPr>
                <w:tcW w:w="0" w:type="auto"/>
              </w:tcPr>
            </w:tcPrChange>
          </w:tcPr>
          <w:p w14:paraId="4310A7B5" w14:textId="77777777" w:rsidR="00936C5E" w:rsidRDefault="000E7F6D">
            <w:pPr>
              <w:pStyle w:val="Compact"/>
              <w:jc w:val="right"/>
            </w:pPr>
            <w:r>
              <w:t>49</w:t>
            </w:r>
          </w:p>
        </w:tc>
        <w:tc>
          <w:tcPr>
            <w:tcW w:w="0" w:type="auto"/>
            <w:tcPrChange w:id="237" w:author="Julian King" w:date="2020-07-03T15:52:00Z">
              <w:tcPr>
                <w:tcW w:w="0" w:type="auto"/>
              </w:tcPr>
            </w:tcPrChange>
          </w:tcPr>
          <w:p w14:paraId="70FEB154" w14:textId="77777777" w:rsidR="00936C5E" w:rsidRDefault="000E7F6D">
            <w:pPr>
              <w:pStyle w:val="Compact"/>
            </w:pPr>
            <w:r>
              <w:t>No</w:t>
            </w:r>
          </w:p>
        </w:tc>
        <w:tc>
          <w:tcPr>
            <w:tcW w:w="0" w:type="auto"/>
            <w:tcPrChange w:id="238" w:author="Julian King" w:date="2020-07-03T15:52:00Z">
              <w:tcPr>
                <w:tcW w:w="0" w:type="auto"/>
              </w:tcPr>
            </w:tcPrChange>
          </w:tcPr>
          <w:p w14:paraId="75E5D6E7" w14:textId="77777777" w:rsidR="00936C5E" w:rsidRDefault="000E7F6D">
            <w:pPr>
              <w:pStyle w:val="Compact"/>
            </w:pPr>
            <w:r>
              <w:t>Yes</w:t>
            </w:r>
          </w:p>
        </w:tc>
        <w:tc>
          <w:tcPr>
            <w:tcW w:w="0" w:type="auto"/>
            <w:tcPrChange w:id="239" w:author="Julian King" w:date="2020-07-03T15:52:00Z">
              <w:tcPr>
                <w:tcW w:w="0" w:type="auto"/>
              </w:tcPr>
            </w:tcPrChange>
          </w:tcPr>
          <w:p w14:paraId="0D7251A2" w14:textId="77777777" w:rsidR="00936C5E" w:rsidRDefault="000E7F6D">
            <w:pPr>
              <w:pStyle w:val="Compact"/>
            </w:pPr>
            <w:r>
              <w:t>Yes</w:t>
            </w:r>
          </w:p>
        </w:tc>
      </w:tr>
      <w:tr w:rsidR="00936C5E" w14:paraId="26656D69" w14:textId="77777777" w:rsidTr="008C41F0">
        <w:tc>
          <w:tcPr>
            <w:tcW w:w="833" w:type="pct"/>
            <w:tcPrChange w:id="240" w:author="Julian King" w:date="2020-07-03T15:52:00Z">
              <w:tcPr>
                <w:tcW w:w="0" w:type="auto"/>
              </w:tcPr>
            </w:tcPrChange>
          </w:tcPr>
          <w:p w14:paraId="5A43BB64" w14:textId="77777777" w:rsidR="00936C5E" w:rsidRDefault="000E7F6D">
            <w:pPr>
              <w:pStyle w:val="Compact"/>
            </w:pPr>
            <w:r>
              <w:t>Bangladesh</w:t>
            </w:r>
          </w:p>
        </w:tc>
        <w:tc>
          <w:tcPr>
            <w:tcW w:w="1656" w:type="pct"/>
            <w:tcPrChange w:id="241" w:author="Julian King" w:date="2020-07-03T15:52:00Z">
              <w:tcPr>
                <w:tcW w:w="0" w:type="auto"/>
              </w:tcPr>
            </w:tcPrChange>
          </w:tcPr>
          <w:p w14:paraId="7378CDDB" w14:textId="77777777" w:rsidR="00936C5E" w:rsidRDefault="000E7F6D">
            <w:pPr>
              <w:pStyle w:val="Compact"/>
              <w:jc w:val="right"/>
            </w:pPr>
            <w:r>
              <w:t>1972</w:t>
            </w:r>
          </w:p>
        </w:tc>
        <w:tc>
          <w:tcPr>
            <w:tcW w:w="0" w:type="auto"/>
            <w:tcPrChange w:id="242" w:author="Julian King" w:date="2020-07-03T15:52:00Z">
              <w:tcPr>
                <w:tcW w:w="0" w:type="auto"/>
              </w:tcPr>
            </w:tcPrChange>
          </w:tcPr>
          <w:p w14:paraId="7C7E454A" w14:textId="77777777" w:rsidR="00936C5E" w:rsidRDefault="000E7F6D">
            <w:pPr>
              <w:pStyle w:val="Compact"/>
              <w:jc w:val="right"/>
            </w:pPr>
            <w:r>
              <w:t>48</w:t>
            </w:r>
          </w:p>
        </w:tc>
        <w:tc>
          <w:tcPr>
            <w:tcW w:w="0" w:type="auto"/>
            <w:tcPrChange w:id="243" w:author="Julian King" w:date="2020-07-03T15:52:00Z">
              <w:tcPr>
                <w:tcW w:w="0" w:type="auto"/>
              </w:tcPr>
            </w:tcPrChange>
          </w:tcPr>
          <w:p w14:paraId="1335161B" w14:textId="77777777" w:rsidR="00936C5E" w:rsidRDefault="000E7F6D">
            <w:pPr>
              <w:pStyle w:val="Compact"/>
            </w:pPr>
            <w:r>
              <w:t>Yes</w:t>
            </w:r>
          </w:p>
        </w:tc>
        <w:tc>
          <w:tcPr>
            <w:tcW w:w="0" w:type="auto"/>
            <w:tcPrChange w:id="244" w:author="Julian King" w:date="2020-07-03T15:52:00Z">
              <w:tcPr>
                <w:tcW w:w="0" w:type="auto"/>
              </w:tcPr>
            </w:tcPrChange>
          </w:tcPr>
          <w:p w14:paraId="769DC4C6" w14:textId="77777777" w:rsidR="00936C5E" w:rsidRDefault="000E7F6D">
            <w:pPr>
              <w:pStyle w:val="Compact"/>
            </w:pPr>
            <w:r>
              <w:t>Yes</w:t>
            </w:r>
          </w:p>
        </w:tc>
        <w:tc>
          <w:tcPr>
            <w:tcW w:w="0" w:type="auto"/>
            <w:tcPrChange w:id="245" w:author="Julian King" w:date="2020-07-03T15:52:00Z">
              <w:tcPr>
                <w:tcW w:w="0" w:type="auto"/>
              </w:tcPr>
            </w:tcPrChange>
          </w:tcPr>
          <w:p w14:paraId="1D92DE43" w14:textId="77777777" w:rsidR="00936C5E" w:rsidRDefault="000E7F6D">
            <w:pPr>
              <w:pStyle w:val="Compact"/>
            </w:pPr>
            <w:r>
              <w:t>Yes</w:t>
            </w:r>
          </w:p>
        </w:tc>
      </w:tr>
      <w:tr w:rsidR="00936C5E" w14:paraId="336552C9" w14:textId="77777777" w:rsidTr="008C41F0">
        <w:tc>
          <w:tcPr>
            <w:tcW w:w="833" w:type="pct"/>
            <w:tcPrChange w:id="246" w:author="Julian King" w:date="2020-07-03T15:52:00Z">
              <w:tcPr>
                <w:tcW w:w="0" w:type="auto"/>
              </w:tcPr>
            </w:tcPrChange>
          </w:tcPr>
          <w:p w14:paraId="1C230A0C" w14:textId="77777777" w:rsidR="00936C5E" w:rsidRDefault="000E7F6D">
            <w:pPr>
              <w:pStyle w:val="Compact"/>
            </w:pPr>
            <w:r>
              <w:t>Indonesia</w:t>
            </w:r>
          </w:p>
        </w:tc>
        <w:tc>
          <w:tcPr>
            <w:tcW w:w="1656" w:type="pct"/>
            <w:tcPrChange w:id="247" w:author="Julian King" w:date="2020-07-03T15:52:00Z">
              <w:tcPr>
                <w:tcW w:w="0" w:type="auto"/>
              </w:tcPr>
            </w:tcPrChange>
          </w:tcPr>
          <w:p w14:paraId="07452AFB" w14:textId="77777777" w:rsidR="00936C5E" w:rsidRDefault="000E7F6D">
            <w:pPr>
              <w:pStyle w:val="Compact"/>
              <w:jc w:val="right"/>
            </w:pPr>
            <w:r>
              <w:t>1972</w:t>
            </w:r>
          </w:p>
        </w:tc>
        <w:tc>
          <w:tcPr>
            <w:tcW w:w="0" w:type="auto"/>
            <w:tcPrChange w:id="248" w:author="Julian King" w:date="2020-07-03T15:52:00Z">
              <w:tcPr>
                <w:tcW w:w="0" w:type="auto"/>
              </w:tcPr>
            </w:tcPrChange>
          </w:tcPr>
          <w:p w14:paraId="038E90A4" w14:textId="77777777" w:rsidR="00936C5E" w:rsidRDefault="000E7F6D">
            <w:pPr>
              <w:pStyle w:val="Compact"/>
              <w:jc w:val="right"/>
            </w:pPr>
            <w:r>
              <w:t>48</w:t>
            </w:r>
          </w:p>
        </w:tc>
        <w:tc>
          <w:tcPr>
            <w:tcW w:w="0" w:type="auto"/>
            <w:tcPrChange w:id="249" w:author="Julian King" w:date="2020-07-03T15:52:00Z">
              <w:tcPr>
                <w:tcW w:w="0" w:type="auto"/>
              </w:tcPr>
            </w:tcPrChange>
          </w:tcPr>
          <w:p w14:paraId="0F4F9290" w14:textId="77777777" w:rsidR="00936C5E" w:rsidRDefault="000E7F6D">
            <w:pPr>
              <w:pStyle w:val="Compact"/>
            </w:pPr>
            <w:r>
              <w:t>Yes</w:t>
            </w:r>
          </w:p>
        </w:tc>
        <w:tc>
          <w:tcPr>
            <w:tcW w:w="0" w:type="auto"/>
            <w:tcPrChange w:id="250" w:author="Julian King" w:date="2020-07-03T15:52:00Z">
              <w:tcPr>
                <w:tcW w:w="0" w:type="auto"/>
              </w:tcPr>
            </w:tcPrChange>
          </w:tcPr>
          <w:p w14:paraId="7AB64D84" w14:textId="77777777" w:rsidR="00936C5E" w:rsidRDefault="000E7F6D">
            <w:pPr>
              <w:pStyle w:val="Compact"/>
            </w:pPr>
            <w:r>
              <w:t>Yes</w:t>
            </w:r>
          </w:p>
        </w:tc>
        <w:tc>
          <w:tcPr>
            <w:tcW w:w="0" w:type="auto"/>
            <w:tcPrChange w:id="251" w:author="Julian King" w:date="2020-07-03T15:52:00Z">
              <w:tcPr>
                <w:tcW w:w="0" w:type="auto"/>
              </w:tcPr>
            </w:tcPrChange>
          </w:tcPr>
          <w:p w14:paraId="3EC8AB6D" w14:textId="77777777" w:rsidR="00936C5E" w:rsidRDefault="000E7F6D">
            <w:pPr>
              <w:pStyle w:val="Compact"/>
            </w:pPr>
            <w:r>
              <w:t>Yes</w:t>
            </w:r>
          </w:p>
        </w:tc>
      </w:tr>
      <w:tr w:rsidR="00936C5E" w14:paraId="7E015A34" w14:textId="77777777" w:rsidTr="008C41F0">
        <w:tc>
          <w:tcPr>
            <w:tcW w:w="833" w:type="pct"/>
            <w:tcPrChange w:id="252" w:author="Julian King" w:date="2020-07-03T15:52:00Z">
              <w:tcPr>
                <w:tcW w:w="0" w:type="auto"/>
              </w:tcPr>
            </w:tcPrChange>
          </w:tcPr>
          <w:p w14:paraId="5125A8DC" w14:textId="77777777" w:rsidR="00936C5E" w:rsidRDefault="000E7F6D">
            <w:pPr>
              <w:pStyle w:val="Compact"/>
            </w:pPr>
            <w:r>
              <w:t>Malaysia</w:t>
            </w:r>
          </w:p>
        </w:tc>
        <w:tc>
          <w:tcPr>
            <w:tcW w:w="1656" w:type="pct"/>
            <w:tcPrChange w:id="253" w:author="Julian King" w:date="2020-07-03T15:52:00Z">
              <w:tcPr>
                <w:tcW w:w="0" w:type="auto"/>
              </w:tcPr>
            </w:tcPrChange>
          </w:tcPr>
          <w:p w14:paraId="2CCBD079" w14:textId="77777777" w:rsidR="00936C5E" w:rsidRDefault="000E7F6D">
            <w:pPr>
              <w:pStyle w:val="Compact"/>
              <w:jc w:val="right"/>
            </w:pPr>
            <w:r>
              <w:t>1975</w:t>
            </w:r>
          </w:p>
        </w:tc>
        <w:tc>
          <w:tcPr>
            <w:tcW w:w="0" w:type="auto"/>
            <w:tcPrChange w:id="254" w:author="Julian King" w:date="2020-07-03T15:52:00Z">
              <w:tcPr>
                <w:tcW w:w="0" w:type="auto"/>
              </w:tcPr>
            </w:tcPrChange>
          </w:tcPr>
          <w:p w14:paraId="22096F8D" w14:textId="77777777" w:rsidR="00936C5E" w:rsidRDefault="000E7F6D">
            <w:pPr>
              <w:pStyle w:val="Compact"/>
              <w:jc w:val="right"/>
            </w:pPr>
            <w:r>
              <w:t>45</w:t>
            </w:r>
          </w:p>
        </w:tc>
        <w:tc>
          <w:tcPr>
            <w:tcW w:w="0" w:type="auto"/>
            <w:tcPrChange w:id="255" w:author="Julian King" w:date="2020-07-03T15:52:00Z">
              <w:tcPr>
                <w:tcW w:w="0" w:type="auto"/>
              </w:tcPr>
            </w:tcPrChange>
          </w:tcPr>
          <w:p w14:paraId="5F093389" w14:textId="77777777" w:rsidR="00936C5E" w:rsidRDefault="000E7F6D">
            <w:pPr>
              <w:pStyle w:val="Compact"/>
            </w:pPr>
            <w:r>
              <w:t>No</w:t>
            </w:r>
          </w:p>
        </w:tc>
        <w:tc>
          <w:tcPr>
            <w:tcW w:w="0" w:type="auto"/>
            <w:tcPrChange w:id="256" w:author="Julian King" w:date="2020-07-03T15:52:00Z">
              <w:tcPr>
                <w:tcW w:w="0" w:type="auto"/>
              </w:tcPr>
            </w:tcPrChange>
          </w:tcPr>
          <w:p w14:paraId="7F0AFB43" w14:textId="77777777" w:rsidR="00936C5E" w:rsidRDefault="000E7F6D">
            <w:pPr>
              <w:pStyle w:val="Compact"/>
            </w:pPr>
            <w:r>
              <w:t>No</w:t>
            </w:r>
          </w:p>
        </w:tc>
        <w:tc>
          <w:tcPr>
            <w:tcW w:w="0" w:type="auto"/>
            <w:tcPrChange w:id="257" w:author="Julian King" w:date="2020-07-03T15:52:00Z">
              <w:tcPr>
                <w:tcW w:w="0" w:type="auto"/>
              </w:tcPr>
            </w:tcPrChange>
          </w:tcPr>
          <w:p w14:paraId="63563A24" w14:textId="77777777" w:rsidR="00936C5E" w:rsidRDefault="000E7F6D">
            <w:pPr>
              <w:pStyle w:val="Compact"/>
            </w:pPr>
            <w:r>
              <w:t>No</w:t>
            </w:r>
          </w:p>
        </w:tc>
      </w:tr>
      <w:tr w:rsidR="00936C5E" w14:paraId="1CE89DF7" w14:textId="77777777" w:rsidTr="008C41F0">
        <w:tc>
          <w:tcPr>
            <w:tcW w:w="833" w:type="pct"/>
            <w:tcPrChange w:id="258" w:author="Julian King" w:date="2020-07-03T15:52:00Z">
              <w:tcPr>
                <w:tcW w:w="0" w:type="auto"/>
              </w:tcPr>
            </w:tcPrChange>
          </w:tcPr>
          <w:p w14:paraId="14EE8902" w14:textId="77777777" w:rsidR="00936C5E" w:rsidRDefault="000E7F6D">
            <w:pPr>
              <w:pStyle w:val="Compact"/>
            </w:pPr>
            <w:r>
              <w:t>Vietnam</w:t>
            </w:r>
          </w:p>
        </w:tc>
        <w:tc>
          <w:tcPr>
            <w:tcW w:w="1656" w:type="pct"/>
            <w:tcPrChange w:id="259" w:author="Julian King" w:date="2020-07-03T15:52:00Z">
              <w:tcPr>
                <w:tcW w:w="0" w:type="auto"/>
              </w:tcPr>
            </w:tcPrChange>
          </w:tcPr>
          <w:p w14:paraId="1E0ADEFB" w14:textId="77777777" w:rsidR="00936C5E" w:rsidRDefault="000E7F6D">
            <w:pPr>
              <w:pStyle w:val="Compact"/>
              <w:jc w:val="right"/>
            </w:pPr>
            <w:r>
              <w:t>1978</w:t>
            </w:r>
          </w:p>
        </w:tc>
        <w:tc>
          <w:tcPr>
            <w:tcW w:w="0" w:type="auto"/>
            <w:tcPrChange w:id="260" w:author="Julian King" w:date="2020-07-03T15:52:00Z">
              <w:tcPr>
                <w:tcW w:w="0" w:type="auto"/>
              </w:tcPr>
            </w:tcPrChange>
          </w:tcPr>
          <w:p w14:paraId="22190114" w14:textId="77777777" w:rsidR="00936C5E" w:rsidRDefault="000E7F6D">
            <w:pPr>
              <w:pStyle w:val="Compact"/>
              <w:jc w:val="right"/>
            </w:pPr>
            <w:r>
              <w:t>42</w:t>
            </w:r>
          </w:p>
        </w:tc>
        <w:tc>
          <w:tcPr>
            <w:tcW w:w="0" w:type="auto"/>
            <w:tcPrChange w:id="261" w:author="Julian King" w:date="2020-07-03T15:52:00Z">
              <w:tcPr>
                <w:tcW w:w="0" w:type="auto"/>
              </w:tcPr>
            </w:tcPrChange>
          </w:tcPr>
          <w:p w14:paraId="344B1117" w14:textId="77777777" w:rsidR="00936C5E" w:rsidRDefault="000E7F6D">
            <w:pPr>
              <w:pStyle w:val="Compact"/>
            </w:pPr>
            <w:r>
              <w:t>Yes</w:t>
            </w:r>
          </w:p>
        </w:tc>
        <w:tc>
          <w:tcPr>
            <w:tcW w:w="0" w:type="auto"/>
            <w:tcPrChange w:id="262" w:author="Julian King" w:date="2020-07-03T15:52:00Z">
              <w:tcPr>
                <w:tcW w:w="0" w:type="auto"/>
              </w:tcPr>
            </w:tcPrChange>
          </w:tcPr>
          <w:p w14:paraId="3EDB7B5E" w14:textId="77777777" w:rsidR="00936C5E" w:rsidRDefault="000E7F6D">
            <w:pPr>
              <w:pStyle w:val="Compact"/>
            </w:pPr>
            <w:r>
              <w:t>Yes</w:t>
            </w:r>
          </w:p>
        </w:tc>
        <w:tc>
          <w:tcPr>
            <w:tcW w:w="0" w:type="auto"/>
            <w:tcPrChange w:id="263" w:author="Julian King" w:date="2020-07-03T15:52:00Z">
              <w:tcPr>
                <w:tcW w:w="0" w:type="auto"/>
              </w:tcPr>
            </w:tcPrChange>
          </w:tcPr>
          <w:p w14:paraId="0518A117" w14:textId="77777777" w:rsidR="00936C5E" w:rsidRDefault="000E7F6D">
            <w:pPr>
              <w:pStyle w:val="Compact"/>
            </w:pPr>
            <w:r>
              <w:t>Yes</w:t>
            </w:r>
          </w:p>
        </w:tc>
      </w:tr>
      <w:tr w:rsidR="00936C5E" w14:paraId="00CE784C" w14:textId="77777777" w:rsidTr="008C41F0">
        <w:tc>
          <w:tcPr>
            <w:tcW w:w="833" w:type="pct"/>
            <w:tcPrChange w:id="264" w:author="Julian King" w:date="2020-07-03T15:52:00Z">
              <w:tcPr>
                <w:tcW w:w="0" w:type="auto"/>
              </w:tcPr>
            </w:tcPrChange>
          </w:tcPr>
          <w:p w14:paraId="2300BF76" w14:textId="77777777" w:rsidR="00936C5E" w:rsidRDefault="000E7F6D">
            <w:pPr>
              <w:pStyle w:val="Compact"/>
            </w:pPr>
            <w:r>
              <w:t>Mongolia</w:t>
            </w:r>
          </w:p>
        </w:tc>
        <w:tc>
          <w:tcPr>
            <w:tcW w:w="1656" w:type="pct"/>
            <w:tcPrChange w:id="265" w:author="Julian King" w:date="2020-07-03T15:52:00Z">
              <w:tcPr>
                <w:tcW w:w="0" w:type="auto"/>
              </w:tcPr>
            </w:tcPrChange>
          </w:tcPr>
          <w:p w14:paraId="6EBDC437" w14:textId="77777777" w:rsidR="00936C5E" w:rsidRDefault="000E7F6D">
            <w:pPr>
              <w:pStyle w:val="Compact"/>
              <w:jc w:val="right"/>
            </w:pPr>
            <w:r>
              <w:t>1982</w:t>
            </w:r>
          </w:p>
        </w:tc>
        <w:tc>
          <w:tcPr>
            <w:tcW w:w="0" w:type="auto"/>
            <w:tcPrChange w:id="266" w:author="Julian King" w:date="2020-07-03T15:52:00Z">
              <w:tcPr>
                <w:tcW w:w="0" w:type="auto"/>
              </w:tcPr>
            </w:tcPrChange>
          </w:tcPr>
          <w:p w14:paraId="011D7496" w14:textId="77777777" w:rsidR="00936C5E" w:rsidRDefault="000E7F6D">
            <w:pPr>
              <w:pStyle w:val="Compact"/>
              <w:jc w:val="right"/>
            </w:pPr>
            <w:r>
              <w:t>38</w:t>
            </w:r>
          </w:p>
        </w:tc>
        <w:tc>
          <w:tcPr>
            <w:tcW w:w="0" w:type="auto"/>
            <w:tcPrChange w:id="267" w:author="Julian King" w:date="2020-07-03T15:52:00Z">
              <w:tcPr>
                <w:tcW w:w="0" w:type="auto"/>
              </w:tcPr>
            </w:tcPrChange>
          </w:tcPr>
          <w:p w14:paraId="620E42AE" w14:textId="77777777" w:rsidR="00936C5E" w:rsidRDefault="000E7F6D">
            <w:pPr>
              <w:pStyle w:val="Compact"/>
            </w:pPr>
            <w:r>
              <w:t>Yes</w:t>
            </w:r>
          </w:p>
        </w:tc>
        <w:tc>
          <w:tcPr>
            <w:tcW w:w="0" w:type="auto"/>
            <w:tcPrChange w:id="268" w:author="Julian King" w:date="2020-07-03T15:52:00Z">
              <w:tcPr>
                <w:tcW w:w="0" w:type="auto"/>
              </w:tcPr>
            </w:tcPrChange>
          </w:tcPr>
          <w:p w14:paraId="58210326" w14:textId="77777777" w:rsidR="00936C5E" w:rsidRDefault="000E7F6D">
            <w:pPr>
              <w:pStyle w:val="Compact"/>
            </w:pPr>
            <w:r>
              <w:t>Yes</w:t>
            </w:r>
          </w:p>
        </w:tc>
        <w:tc>
          <w:tcPr>
            <w:tcW w:w="0" w:type="auto"/>
            <w:tcPrChange w:id="269" w:author="Julian King" w:date="2020-07-03T15:52:00Z">
              <w:tcPr>
                <w:tcW w:w="0" w:type="auto"/>
              </w:tcPr>
            </w:tcPrChange>
          </w:tcPr>
          <w:p w14:paraId="0582AA5D" w14:textId="77777777" w:rsidR="00936C5E" w:rsidRDefault="000E7F6D">
            <w:pPr>
              <w:pStyle w:val="Compact"/>
            </w:pPr>
            <w:r>
              <w:t>No</w:t>
            </w:r>
          </w:p>
        </w:tc>
      </w:tr>
      <w:tr w:rsidR="00936C5E" w14:paraId="11095D4C" w14:textId="77777777" w:rsidTr="008C41F0">
        <w:tc>
          <w:tcPr>
            <w:tcW w:w="833" w:type="pct"/>
            <w:tcPrChange w:id="270" w:author="Julian King" w:date="2020-07-03T15:52:00Z">
              <w:tcPr>
                <w:tcW w:w="0" w:type="auto"/>
              </w:tcPr>
            </w:tcPrChange>
          </w:tcPr>
          <w:p w14:paraId="0BE9AC2B" w14:textId="77777777" w:rsidR="00936C5E" w:rsidRDefault="000E7F6D">
            <w:pPr>
              <w:pStyle w:val="Compact"/>
            </w:pPr>
            <w:r>
              <w:t>Nepal</w:t>
            </w:r>
          </w:p>
        </w:tc>
        <w:tc>
          <w:tcPr>
            <w:tcW w:w="1656" w:type="pct"/>
            <w:tcPrChange w:id="271" w:author="Julian King" w:date="2020-07-03T15:52:00Z">
              <w:tcPr>
                <w:tcW w:w="0" w:type="auto"/>
              </w:tcPr>
            </w:tcPrChange>
          </w:tcPr>
          <w:p w14:paraId="1E7E95B6" w14:textId="77777777" w:rsidR="00936C5E" w:rsidRDefault="000E7F6D">
            <w:pPr>
              <w:pStyle w:val="Compact"/>
              <w:jc w:val="right"/>
            </w:pPr>
            <w:r>
              <w:t>1997</w:t>
            </w:r>
          </w:p>
        </w:tc>
        <w:tc>
          <w:tcPr>
            <w:tcW w:w="0" w:type="auto"/>
            <w:tcPrChange w:id="272" w:author="Julian King" w:date="2020-07-03T15:52:00Z">
              <w:tcPr>
                <w:tcW w:w="0" w:type="auto"/>
              </w:tcPr>
            </w:tcPrChange>
          </w:tcPr>
          <w:p w14:paraId="79422CE9" w14:textId="77777777" w:rsidR="00936C5E" w:rsidRDefault="000E7F6D">
            <w:pPr>
              <w:pStyle w:val="Compact"/>
              <w:jc w:val="right"/>
            </w:pPr>
            <w:r>
              <w:t>23</w:t>
            </w:r>
          </w:p>
        </w:tc>
        <w:tc>
          <w:tcPr>
            <w:tcW w:w="0" w:type="auto"/>
            <w:tcPrChange w:id="273" w:author="Julian King" w:date="2020-07-03T15:52:00Z">
              <w:tcPr>
                <w:tcW w:w="0" w:type="auto"/>
              </w:tcPr>
            </w:tcPrChange>
          </w:tcPr>
          <w:p w14:paraId="7AC1DB44" w14:textId="77777777" w:rsidR="00936C5E" w:rsidRDefault="000E7F6D">
            <w:pPr>
              <w:pStyle w:val="Compact"/>
            </w:pPr>
            <w:r>
              <w:t>No</w:t>
            </w:r>
          </w:p>
        </w:tc>
        <w:tc>
          <w:tcPr>
            <w:tcW w:w="0" w:type="auto"/>
            <w:tcPrChange w:id="274" w:author="Julian King" w:date="2020-07-03T15:52:00Z">
              <w:tcPr>
                <w:tcW w:w="0" w:type="auto"/>
              </w:tcPr>
            </w:tcPrChange>
          </w:tcPr>
          <w:p w14:paraId="7A05C898" w14:textId="77777777" w:rsidR="00936C5E" w:rsidRDefault="000E7F6D">
            <w:pPr>
              <w:pStyle w:val="Compact"/>
            </w:pPr>
            <w:r>
              <w:t>Yes</w:t>
            </w:r>
          </w:p>
        </w:tc>
        <w:tc>
          <w:tcPr>
            <w:tcW w:w="0" w:type="auto"/>
            <w:tcPrChange w:id="275" w:author="Julian King" w:date="2020-07-03T15:52:00Z">
              <w:tcPr>
                <w:tcW w:w="0" w:type="auto"/>
              </w:tcPr>
            </w:tcPrChange>
          </w:tcPr>
          <w:p w14:paraId="4AED6A07" w14:textId="77777777" w:rsidR="00936C5E" w:rsidRDefault="000E7F6D">
            <w:pPr>
              <w:pStyle w:val="Compact"/>
            </w:pPr>
            <w:r>
              <w:t>No</w:t>
            </w:r>
          </w:p>
        </w:tc>
      </w:tr>
      <w:tr w:rsidR="00936C5E" w14:paraId="24DC02D4" w14:textId="77777777" w:rsidTr="008C41F0">
        <w:tc>
          <w:tcPr>
            <w:tcW w:w="833" w:type="pct"/>
            <w:tcPrChange w:id="276" w:author="Julian King" w:date="2020-07-03T15:52:00Z">
              <w:tcPr>
                <w:tcW w:w="0" w:type="auto"/>
              </w:tcPr>
            </w:tcPrChange>
          </w:tcPr>
          <w:p w14:paraId="2F4CDC6A" w14:textId="77777777" w:rsidR="00936C5E" w:rsidRDefault="000E7F6D">
            <w:pPr>
              <w:pStyle w:val="Compact"/>
            </w:pPr>
            <w:r>
              <w:t>Palau</w:t>
            </w:r>
          </w:p>
        </w:tc>
        <w:tc>
          <w:tcPr>
            <w:tcW w:w="1656" w:type="pct"/>
            <w:tcPrChange w:id="277" w:author="Julian King" w:date="2020-07-03T15:52:00Z">
              <w:tcPr>
                <w:tcW w:w="0" w:type="auto"/>
              </w:tcPr>
            </w:tcPrChange>
          </w:tcPr>
          <w:p w14:paraId="32B0A401" w14:textId="77777777" w:rsidR="00936C5E" w:rsidRDefault="000E7F6D">
            <w:pPr>
              <w:pStyle w:val="Compact"/>
              <w:jc w:val="right"/>
            </w:pPr>
            <w:r>
              <w:t>2009</w:t>
            </w:r>
          </w:p>
        </w:tc>
        <w:tc>
          <w:tcPr>
            <w:tcW w:w="0" w:type="auto"/>
            <w:tcPrChange w:id="278" w:author="Julian King" w:date="2020-07-03T15:52:00Z">
              <w:tcPr>
                <w:tcW w:w="0" w:type="auto"/>
              </w:tcPr>
            </w:tcPrChange>
          </w:tcPr>
          <w:p w14:paraId="3D907781" w14:textId="77777777" w:rsidR="00936C5E" w:rsidRDefault="000E7F6D">
            <w:pPr>
              <w:pStyle w:val="Compact"/>
              <w:jc w:val="right"/>
            </w:pPr>
            <w:r>
              <w:t>11</w:t>
            </w:r>
          </w:p>
        </w:tc>
        <w:tc>
          <w:tcPr>
            <w:tcW w:w="0" w:type="auto"/>
            <w:tcPrChange w:id="279" w:author="Julian King" w:date="2020-07-03T15:52:00Z">
              <w:tcPr>
                <w:tcW w:w="0" w:type="auto"/>
              </w:tcPr>
            </w:tcPrChange>
          </w:tcPr>
          <w:p w14:paraId="6A457218" w14:textId="77777777" w:rsidR="00936C5E" w:rsidRDefault="000E7F6D">
            <w:pPr>
              <w:pStyle w:val="Compact"/>
            </w:pPr>
            <w:r>
              <w:t>No</w:t>
            </w:r>
          </w:p>
        </w:tc>
        <w:tc>
          <w:tcPr>
            <w:tcW w:w="0" w:type="auto"/>
            <w:tcPrChange w:id="280" w:author="Julian King" w:date="2020-07-03T15:52:00Z">
              <w:tcPr>
                <w:tcW w:w="0" w:type="auto"/>
              </w:tcPr>
            </w:tcPrChange>
          </w:tcPr>
          <w:p w14:paraId="0536E195" w14:textId="77777777" w:rsidR="00936C5E" w:rsidRDefault="000E7F6D">
            <w:pPr>
              <w:pStyle w:val="Compact"/>
            </w:pPr>
            <w:r>
              <w:t>Yes</w:t>
            </w:r>
          </w:p>
        </w:tc>
        <w:tc>
          <w:tcPr>
            <w:tcW w:w="0" w:type="auto"/>
            <w:tcPrChange w:id="281" w:author="Julian King" w:date="2020-07-03T15:52:00Z">
              <w:tcPr>
                <w:tcW w:w="0" w:type="auto"/>
              </w:tcPr>
            </w:tcPrChange>
          </w:tcPr>
          <w:p w14:paraId="2578C2F5" w14:textId="77777777" w:rsidR="00936C5E" w:rsidRDefault="000E7F6D">
            <w:pPr>
              <w:pStyle w:val="Compact"/>
            </w:pPr>
            <w:r>
              <w:t>No</w:t>
            </w:r>
          </w:p>
        </w:tc>
      </w:tr>
      <w:tr w:rsidR="00936C5E" w14:paraId="6F14D98C" w14:textId="77777777" w:rsidTr="008C41F0">
        <w:tc>
          <w:tcPr>
            <w:tcW w:w="833" w:type="pct"/>
            <w:tcPrChange w:id="282" w:author="Julian King" w:date="2020-07-03T15:52:00Z">
              <w:tcPr>
                <w:tcW w:w="0" w:type="auto"/>
              </w:tcPr>
            </w:tcPrChange>
          </w:tcPr>
          <w:p w14:paraId="27653FFB" w14:textId="77777777" w:rsidR="00936C5E" w:rsidRDefault="000E7F6D">
            <w:pPr>
              <w:pStyle w:val="Compact"/>
            </w:pPr>
            <w:r>
              <w:t>Laos</w:t>
            </w:r>
          </w:p>
        </w:tc>
        <w:tc>
          <w:tcPr>
            <w:tcW w:w="1656" w:type="pct"/>
            <w:tcPrChange w:id="283" w:author="Julian King" w:date="2020-07-03T15:52:00Z">
              <w:tcPr>
                <w:tcW w:w="0" w:type="auto"/>
              </w:tcPr>
            </w:tcPrChange>
          </w:tcPr>
          <w:p w14:paraId="7254462A" w14:textId="77777777" w:rsidR="00936C5E" w:rsidRDefault="000E7F6D">
            <w:pPr>
              <w:pStyle w:val="Compact"/>
              <w:jc w:val="right"/>
            </w:pPr>
            <w:r>
              <w:t>2015</w:t>
            </w:r>
          </w:p>
        </w:tc>
        <w:tc>
          <w:tcPr>
            <w:tcW w:w="0" w:type="auto"/>
            <w:tcPrChange w:id="284" w:author="Julian King" w:date="2020-07-03T15:52:00Z">
              <w:tcPr>
                <w:tcW w:w="0" w:type="auto"/>
              </w:tcPr>
            </w:tcPrChange>
          </w:tcPr>
          <w:p w14:paraId="2614AC20" w14:textId="77777777" w:rsidR="00936C5E" w:rsidRDefault="000E7F6D">
            <w:pPr>
              <w:pStyle w:val="Compact"/>
              <w:jc w:val="right"/>
            </w:pPr>
            <w:r>
              <w:t>5</w:t>
            </w:r>
          </w:p>
        </w:tc>
        <w:tc>
          <w:tcPr>
            <w:tcW w:w="0" w:type="auto"/>
            <w:tcPrChange w:id="285" w:author="Julian King" w:date="2020-07-03T15:52:00Z">
              <w:tcPr>
                <w:tcW w:w="0" w:type="auto"/>
              </w:tcPr>
            </w:tcPrChange>
          </w:tcPr>
          <w:p w14:paraId="021C0CA3" w14:textId="77777777" w:rsidR="00936C5E" w:rsidRDefault="000E7F6D">
            <w:pPr>
              <w:pStyle w:val="Compact"/>
            </w:pPr>
            <w:r>
              <w:t>Yes</w:t>
            </w:r>
          </w:p>
        </w:tc>
        <w:tc>
          <w:tcPr>
            <w:tcW w:w="0" w:type="auto"/>
            <w:tcPrChange w:id="286" w:author="Julian King" w:date="2020-07-03T15:52:00Z">
              <w:tcPr>
                <w:tcW w:w="0" w:type="auto"/>
              </w:tcPr>
            </w:tcPrChange>
          </w:tcPr>
          <w:p w14:paraId="091D87DC" w14:textId="77777777" w:rsidR="00936C5E" w:rsidRDefault="000E7F6D">
            <w:pPr>
              <w:pStyle w:val="Compact"/>
            </w:pPr>
            <w:r>
              <w:t>Yes</w:t>
            </w:r>
          </w:p>
        </w:tc>
        <w:tc>
          <w:tcPr>
            <w:tcW w:w="0" w:type="auto"/>
            <w:tcPrChange w:id="287" w:author="Julian King" w:date="2020-07-03T15:52:00Z">
              <w:tcPr>
                <w:tcW w:w="0" w:type="auto"/>
              </w:tcPr>
            </w:tcPrChange>
          </w:tcPr>
          <w:p w14:paraId="4CF1B0B4" w14:textId="77777777" w:rsidR="00936C5E" w:rsidRDefault="000E7F6D">
            <w:pPr>
              <w:pStyle w:val="Compact"/>
            </w:pPr>
            <w:r>
              <w:t>No</w:t>
            </w:r>
          </w:p>
        </w:tc>
      </w:tr>
      <w:tr w:rsidR="00936C5E" w14:paraId="502E3CEE" w14:textId="77777777" w:rsidTr="008C41F0">
        <w:tc>
          <w:tcPr>
            <w:tcW w:w="833" w:type="pct"/>
            <w:tcPrChange w:id="288" w:author="Julian King" w:date="2020-07-03T15:52:00Z">
              <w:tcPr>
                <w:tcW w:w="0" w:type="auto"/>
              </w:tcPr>
            </w:tcPrChange>
          </w:tcPr>
          <w:p w14:paraId="0DEABD8F" w14:textId="77777777" w:rsidR="00936C5E" w:rsidRDefault="000E7F6D">
            <w:pPr>
              <w:pStyle w:val="Compact"/>
            </w:pPr>
            <w:r>
              <w:t>Cambodia</w:t>
            </w:r>
          </w:p>
        </w:tc>
        <w:tc>
          <w:tcPr>
            <w:tcW w:w="1656" w:type="pct"/>
            <w:tcPrChange w:id="289" w:author="Julian King" w:date="2020-07-03T15:52:00Z">
              <w:tcPr>
                <w:tcW w:w="0" w:type="auto"/>
              </w:tcPr>
            </w:tcPrChange>
          </w:tcPr>
          <w:p w14:paraId="0176C76F" w14:textId="77777777" w:rsidR="00936C5E" w:rsidRDefault="000E7F6D">
            <w:pPr>
              <w:pStyle w:val="Compact"/>
              <w:jc w:val="right"/>
            </w:pPr>
            <w:r>
              <w:t>2018</w:t>
            </w:r>
          </w:p>
        </w:tc>
        <w:tc>
          <w:tcPr>
            <w:tcW w:w="0" w:type="auto"/>
            <w:tcPrChange w:id="290" w:author="Julian King" w:date="2020-07-03T15:52:00Z">
              <w:tcPr>
                <w:tcW w:w="0" w:type="auto"/>
              </w:tcPr>
            </w:tcPrChange>
          </w:tcPr>
          <w:p w14:paraId="44CD8E71" w14:textId="77777777" w:rsidR="00936C5E" w:rsidRDefault="000E7F6D">
            <w:pPr>
              <w:pStyle w:val="Compact"/>
              <w:jc w:val="right"/>
            </w:pPr>
            <w:r>
              <w:t>2</w:t>
            </w:r>
          </w:p>
        </w:tc>
        <w:tc>
          <w:tcPr>
            <w:tcW w:w="0" w:type="auto"/>
            <w:tcPrChange w:id="291" w:author="Julian King" w:date="2020-07-03T15:52:00Z">
              <w:tcPr>
                <w:tcW w:w="0" w:type="auto"/>
              </w:tcPr>
            </w:tcPrChange>
          </w:tcPr>
          <w:p w14:paraId="1CDE69D5" w14:textId="77777777" w:rsidR="00936C5E" w:rsidRDefault="000E7F6D">
            <w:pPr>
              <w:pStyle w:val="Compact"/>
            </w:pPr>
            <w:r>
              <w:t>No</w:t>
            </w:r>
          </w:p>
        </w:tc>
        <w:tc>
          <w:tcPr>
            <w:tcW w:w="0" w:type="auto"/>
            <w:tcPrChange w:id="292" w:author="Julian King" w:date="2020-07-03T15:52:00Z">
              <w:tcPr>
                <w:tcW w:w="0" w:type="auto"/>
              </w:tcPr>
            </w:tcPrChange>
          </w:tcPr>
          <w:p w14:paraId="1B8EDB16" w14:textId="77777777" w:rsidR="00936C5E" w:rsidRDefault="000E7F6D">
            <w:pPr>
              <w:pStyle w:val="Compact"/>
            </w:pPr>
            <w:r>
              <w:t>Yes</w:t>
            </w:r>
          </w:p>
        </w:tc>
        <w:tc>
          <w:tcPr>
            <w:tcW w:w="0" w:type="auto"/>
            <w:tcPrChange w:id="293" w:author="Julian King" w:date="2020-07-03T15:52:00Z">
              <w:tcPr>
                <w:tcW w:w="0" w:type="auto"/>
              </w:tcPr>
            </w:tcPrChange>
          </w:tcPr>
          <w:p w14:paraId="52779223" w14:textId="77777777" w:rsidR="00936C5E" w:rsidRDefault="000E7F6D">
            <w:pPr>
              <w:pStyle w:val="Compact"/>
            </w:pPr>
            <w:r>
              <w:t>No</w:t>
            </w:r>
          </w:p>
        </w:tc>
      </w:tr>
    </w:tbl>
    <w:p w14:paraId="18E445BD" w14:textId="77777777" w:rsidR="00936C5E" w:rsidRDefault="00936C5E">
      <w:pPr>
        <w:pStyle w:val="BodyText"/>
      </w:pPr>
    </w:p>
    <w:p w14:paraId="08541DE2" w14:textId="77777777" w:rsidR="00936C5E" w:rsidRDefault="000E7F6D">
      <w:pPr>
        <w:pStyle w:val="Heading3"/>
      </w:pPr>
      <w:bookmarkStart w:id="294" w:name="X0fd3e906cf1289abf4bd59c621579476ce1b68d"/>
      <w:bookmarkStart w:id="295" w:name="_Toc43907834"/>
      <w:r>
        <w:t>Training in mutation breeding and associated techniques</w:t>
      </w:r>
      <w:bookmarkEnd w:id="294"/>
      <w:bookmarkEnd w:id="295"/>
    </w:p>
    <w:p w14:paraId="1E0B1FC0" w14:textId="00DAE49F" w:rsidR="00936C5E" w:rsidRDefault="000E7F6D">
      <w:pPr>
        <w:pStyle w:val="FirstParagraph"/>
      </w:pPr>
      <w:r>
        <w:t xml:space="preserve">According to IAEA’s internal data, since 2000, a total of 25 courses in mutation breeding have been conducted and </w:t>
      </w:r>
      <w:r>
        <w:rPr>
          <w:b/>
        </w:rPr>
        <w:t>a total of 470 individuals have been trained in regional training courses under RCA projects</w:t>
      </w:r>
      <w:del w:id="296" w:author="Julian King" w:date="2020-07-03T15:52:00Z">
        <w:r w:rsidDel="001A1EE2">
          <w:delText xml:space="preserve"> </w:delText>
        </w:r>
      </w:del>
      <w:r>
        <w:t xml:space="preserve">. </w:t>
      </w:r>
      <w:del w:id="297" w:author="Julian King" w:date="2020-07-03T15:52:00Z">
        <w:r w:rsidDel="001A1EE2">
          <w:delText>From this</w:delText>
        </w:r>
      </w:del>
      <w:ins w:id="298" w:author="Julian King" w:date="2020-07-03T15:52:00Z">
        <w:r w:rsidR="001A1EE2">
          <w:t>Of the</w:t>
        </w:r>
      </w:ins>
      <w:r>
        <w:t xml:space="preserve"> 470 individuals, 108 are women (23%). China is the country with the largest number of people trained with 47 trained individuals, followed by Vietnam and Indonesia with 36 people trained each. On average, 21 people have been trained in each country under RCA projects since 2000. See table below</w:t>
      </w:r>
    </w:p>
    <w:p w14:paraId="2BCDC884" w14:textId="77777777" w:rsidR="00936C5E" w:rsidRDefault="000E7F6D">
      <w:pPr>
        <w:pStyle w:val="Heading4"/>
      </w:pPr>
      <w:bookmarkStart w:id="299" w:name="X52145cb72c8b640bc448c4830609704436228d4"/>
      <w:r>
        <w:t>Figure X. Total people trained in regional trainings courses under RCA by country</w:t>
      </w:r>
      <w:bookmarkEnd w:id="299"/>
    </w:p>
    <w:p w14:paraId="10923989" w14:textId="77777777" w:rsidR="00936C5E" w:rsidRDefault="000E7F6D">
      <w:pPr>
        <w:pStyle w:val="FirstParagraph"/>
      </w:pPr>
      <w:r>
        <w:rPr>
          <w:noProof/>
        </w:rPr>
        <w:drawing>
          <wp:inline distT="0" distB="0" distL="0" distR="0" wp14:anchorId="7968A5CD" wp14:editId="3EAD9991">
            <wp:extent cx="5943600" cy="475488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rained-1.png"/>
                    <pic:cNvPicPr>
                      <a:picLocks noChangeAspect="1" noChangeArrowheads="1"/>
                    </pic:cNvPicPr>
                  </pic:nvPicPr>
                  <pic:blipFill>
                    <a:blip r:embed="rId23"/>
                    <a:stretch>
                      <a:fillRect/>
                    </a:stretch>
                  </pic:blipFill>
                  <pic:spPr bwMode="auto">
                    <a:xfrm>
                      <a:off x="0" y="0"/>
                      <a:ext cx="5943600" cy="4754880"/>
                    </a:xfrm>
                    <a:prstGeom prst="rect">
                      <a:avLst/>
                    </a:prstGeom>
                    <a:noFill/>
                    <a:ln w="9525">
                      <a:noFill/>
                      <a:headEnd/>
                      <a:tailEnd/>
                    </a:ln>
                  </pic:spPr>
                </pic:pic>
              </a:graphicData>
            </a:graphic>
          </wp:inline>
        </w:drawing>
      </w:r>
    </w:p>
    <w:p w14:paraId="54B5FE7B" w14:textId="3163F0D1" w:rsidR="00936C5E" w:rsidRDefault="000E7F6D">
      <w:pPr>
        <w:pStyle w:val="BodyText"/>
      </w:pPr>
      <w:r>
        <w:t xml:space="preserve">To estimate the level </w:t>
      </w:r>
      <w:del w:id="300" w:author="Julian King" w:date="2020-07-03T15:53:00Z">
        <w:r w:rsidDel="00295105">
          <w:delText xml:space="preserve">in </w:delText>
        </w:r>
      </w:del>
      <w:ins w:id="301" w:author="Julian King" w:date="2020-07-03T15:53:00Z">
        <w:r w:rsidR="00295105">
          <w:t xml:space="preserve">to </w:t>
        </w:r>
      </w:ins>
      <w:r>
        <w:t>which RCA has contributed to the installation of human capacity in the different countries, the online survey and the internal tool were combined to analyse the number of countries for which personnel ha</w:t>
      </w:r>
      <w:ins w:id="302" w:author="Julian King" w:date="2020-07-03T15:53:00Z">
        <w:r w:rsidR="00295105">
          <w:t>ve</w:t>
        </w:r>
      </w:ins>
      <w:del w:id="303" w:author="Julian King" w:date="2020-07-03T15:53:00Z">
        <w:r w:rsidDel="00295105">
          <w:delText>s</w:delText>
        </w:r>
      </w:del>
      <w:r>
        <w:t xml:space="preserve"> been trained either in regional trainings or at the national level under RCA projects. In this respect, </w:t>
      </w:r>
      <w:r>
        <w:rPr>
          <w:b/>
        </w:rPr>
        <w:t xml:space="preserve">19 out of the 22 countries have reported that personnel </w:t>
      </w:r>
      <w:del w:id="304" w:author="Julian King" w:date="2020-07-03T15:53:00Z">
        <w:r w:rsidDel="00295105">
          <w:rPr>
            <w:b/>
          </w:rPr>
          <w:delText xml:space="preserve">has </w:delText>
        </w:r>
      </w:del>
      <w:ins w:id="305" w:author="Julian King" w:date="2020-07-03T15:53:00Z">
        <w:r w:rsidR="00295105">
          <w:rPr>
            <w:b/>
          </w:rPr>
          <w:t xml:space="preserve">have </w:t>
        </w:r>
      </w:ins>
      <w:r>
        <w:rPr>
          <w:b/>
        </w:rPr>
        <w:t>been trained either at the national level or in regional training courses</w:t>
      </w:r>
      <w:r>
        <w:t>. From the 22 countries only Australia, Fiji, and Singapore did not report having received trai</w:t>
      </w:r>
      <w:del w:id="306" w:author="Julian King" w:date="2020-07-03T15:53:00Z">
        <w:r w:rsidDel="001529F2">
          <w:delText>n</w:delText>
        </w:r>
      </w:del>
      <w:r>
        <w:t>ning under RCA. Japan is the only country that reported to have participated in training at the national level (online survey) but not having rec</w:t>
      </w:r>
      <w:del w:id="307" w:author="Julian King" w:date="2020-07-03T15:53:00Z">
        <w:r w:rsidDel="001529F2">
          <w:delText>i</w:delText>
        </w:r>
      </w:del>
      <w:r>
        <w:t>e</w:t>
      </w:r>
      <w:ins w:id="308" w:author="Julian King" w:date="2020-07-03T15:53:00Z">
        <w:r w:rsidR="001529F2">
          <w:t>i</w:t>
        </w:r>
      </w:ins>
      <w:r>
        <w:t>ved training at the regional level (internal IAEA</w:t>
      </w:r>
      <w:ins w:id="309" w:author="Julian King" w:date="2020-07-03T15:54:00Z">
        <w:r w:rsidR="001529F2">
          <w:t xml:space="preserve"> data</w:t>
        </w:r>
      </w:ins>
      <w:del w:id="310" w:author="Julian King" w:date="2020-07-03T15:54:00Z">
        <w:r w:rsidDel="001529F2">
          <w:delText>’s</w:delText>
        </w:r>
      </w:del>
      <w:r>
        <w:t>)</w:t>
      </w:r>
      <w:ins w:id="311" w:author="Julian King" w:date="2020-07-03T15:54:00Z">
        <w:r w:rsidR="001529F2">
          <w:t>.</w:t>
        </w:r>
      </w:ins>
    </w:p>
    <w:p w14:paraId="64F099FC" w14:textId="77777777" w:rsidR="00936C5E" w:rsidRDefault="000E7F6D">
      <w:pPr>
        <w:pStyle w:val="BodyText"/>
      </w:pPr>
      <w:r>
        <w:rPr>
          <w:b/>
        </w:rPr>
        <w:t xml:space="preserve">To discuss with the team: Rubric says all countries should “have some trained personnel in mutation breeding” (Might not be the same as the “total people trained under RCA by country” because for example </w:t>
      </w:r>
      <w:commentRangeStart w:id="312"/>
      <w:r>
        <w:rPr>
          <w:b/>
        </w:rPr>
        <w:t>Australia said zero but probably they already have trained personnel</w:t>
      </w:r>
      <w:commentRangeEnd w:id="312"/>
      <w:r w:rsidR="00D33E29">
        <w:rPr>
          <w:rStyle w:val="CommentReference"/>
          <w:rFonts w:asciiTheme="minorHAnsi" w:hAnsiTheme="minorHAnsi"/>
        </w:rPr>
        <w:commentReference w:id="312"/>
      </w:r>
      <w:r>
        <w:rPr>
          <w:b/>
        </w:rPr>
        <w:t>)</w:t>
      </w:r>
    </w:p>
    <w:p w14:paraId="7D504890" w14:textId="77777777" w:rsidR="00936C5E" w:rsidRDefault="00936C5E">
      <w:pPr>
        <w:pStyle w:val="BodyText"/>
      </w:pPr>
    </w:p>
    <w:p w14:paraId="0BFCAB5C" w14:textId="77777777" w:rsidR="00936C5E" w:rsidRDefault="000E7F6D">
      <w:pPr>
        <w:pStyle w:val="Heading3"/>
      </w:pPr>
      <w:bookmarkStart w:id="313" w:name="expert-missions-and-workshops"/>
      <w:bookmarkStart w:id="314" w:name="_Toc43907835"/>
      <w:r>
        <w:t>Expert missions and workshops</w:t>
      </w:r>
      <w:bookmarkEnd w:id="313"/>
      <w:bookmarkEnd w:id="314"/>
    </w:p>
    <w:p w14:paraId="7746A363" w14:textId="04E7B4C2" w:rsidR="00936C5E" w:rsidRDefault="000E7F6D">
      <w:pPr>
        <w:pStyle w:val="FirstParagraph"/>
      </w:pPr>
      <w:r>
        <w:t xml:space="preserve">According to IAEA’s internal data, </w:t>
      </w:r>
      <w:r>
        <w:rPr>
          <w:b/>
        </w:rPr>
        <w:t>26 expert missions have occured since 2000 under RCA</w:t>
      </w:r>
      <w:r>
        <w:t xml:space="preserve"> to which 22 (5% women) national experts from from 6 countries (China, Australia, Phillipines, Pakistan, Myanmar, and India) have attended expert missions to other countries. The chart below presents the total number of national experts that have joined at least one expert mission to </w:t>
      </w:r>
      <w:del w:id="315" w:author="Julian King" w:date="2020-07-03T15:55:00Z">
        <w:r w:rsidDel="00D33E29">
          <w:delText xml:space="preserve">to </w:delText>
        </w:r>
      </w:del>
      <w:ins w:id="316" w:author="Julian King" w:date="2020-07-03T15:55:00Z">
        <w:r w:rsidR="00D33E29">
          <w:t>an</w:t>
        </w:r>
      </w:ins>
      <w:r>
        <w:t>other country.</w:t>
      </w:r>
    </w:p>
    <w:p w14:paraId="6BF70B4B" w14:textId="77777777" w:rsidR="00936C5E" w:rsidRDefault="000E7F6D">
      <w:pPr>
        <w:pStyle w:val="Heading4"/>
      </w:pPr>
      <w:bookmarkStart w:id="317" w:name="Xc446c0cf0ca7b02e7fcc33fef72ef4337e59c5d"/>
      <w:r>
        <w:t>Figure X. Total number of experts that have joint missions to other countries under RCA</w:t>
      </w:r>
      <w:bookmarkEnd w:id="317"/>
    </w:p>
    <w:p w14:paraId="7F791FAC" w14:textId="77777777" w:rsidR="00936C5E" w:rsidRDefault="000E7F6D">
      <w:pPr>
        <w:pStyle w:val="FirstParagraph"/>
      </w:pPr>
      <w:r>
        <w:rPr>
          <w:noProof/>
        </w:rPr>
        <w:drawing>
          <wp:inline distT="0" distB="0" distL="0" distR="0" wp14:anchorId="24E91F54" wp14:editId="1E639037">
            <wp:extent cx="5943600" cy="356616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experts-1.png"/>
                    <pic:cNvPicPr>
                      <a:picLocks noChangeAspect="1" noChangeArrowheads="1"/>
                    </pic:cNvPicPr>
                  </pic:nvPicPr>
                  <pic:blipFill>
                    <a:blip r:embed="rId24"/>
                    <a:stretch>
                      <a:fillRect/>
                    </a:stretch>
                  </pic:blipFill>
                  <pic:spPr bwMode="auto">
                    <a:xfrm>
                      <a:off x="0" y="0"/>
                      <a:ext cx="5943600" cy="3566160"/>
                    </a:xfrm>
                    <a:prstGeom prst="rect">
                      <a:avLst/>
                    </a:prstGeom>
                    <a:noFill/>
                    <a:ln w="9525">
                      <a:noFill/>
                      <a:headEnd/>
                      <a:tailEnd/>
                    </a:ln>
                  </pic:spPr>
                </pic:pic>
              </a:graphicData>
            </a:graphic>
          </wp:inline>
        </w:drawing>
      </w:r>
    </w:p>
    <w:p w14:paraId="64C10B2F" w14:textId="452F2E76" w:rsidR="00936C5E" w:rsidRDefault="000E7F6D">
      <w:pPr>
        <w:pStyle w:val="BodyText"/>
      </w:pPr>
      <w:r>
        <w:t xml:space="preserve">Moreover, </w:t>
      </w:r>
      <w:r>
        <w:rPr>
          <w:b/>
        </w:rPr>
        <w:t>23 meetings/workshops for senior members in mutation breeding research</w:t>
      </w:r>
      <w:r>
        <w:t xml:space="preserve"> teams were facilitated. A total of 453 senior members have participated in these type</w:t>
      </w:r>
      <w:ins w:id="318" w:author="Julian King" w:date="2020-07-03T15:55:00Z">
        <w:r w:rsidR="009639F9">
          <w:t>s</w:t>
        </w:r>
      </w:ins>
      <w:r>
        <w:t xml:space="preserve"> of meetings/workshops.</w:t>
      </w:r>
    </w:p>
    <w:p w14:paraId="5CD6F419" w14:textId="77777777" w:rsidR="00936C5E" w:rsidRDefault="00936C5E">
      <w:pPr>
        <w:pStyle w:val="BodyText"/>
      </w:pPr>
    </w:p>
    <w:p w14:paraId="3D5F3DBF" w14:textId="77777777" w:rsidR="00936C5E" w:rsidRDefault="000E7F6D">
      <w:pPr>
        <w:pStyle w:val="Heading3"/>
      </w:pPr>
      <w:bookmarkStart w:id="319" w:name="publications-in-mutation-breeding"/>
      <w:bookmarkStart w:id="320" w:name="_Toc43907836"/>
      <w:r>
        <w:t>Publications in mutation breeding</w:t>
      </w:r>
      <w:bookmarkEnd w:id="319"/>
      <w:bookmarkEnd w:id="320"/>
    </w:p>
    <w:p w14:paraId="09D099FD" w14:textId="77777777" w:rsidR="00936C5E" w:rsidRDefault="000E7F6D">
      <w:pPr>
        <w:pStyle w:val="FirstParagraph"/>
      </w:pPr>
      <w:r>
        <w:rPr>
          <w:b/>
        </w:rPr>
        <w:t>QA!: Confirm that the number of reported publications of China is correct. China reported over 30,000)</w:t>
      </w:r>
    </w:p>
    <w:p w14:paraId="22B02AF8" w14:textId="22CC614F" w:rsidR="00936C5E" w:rsidRDefault="000E7F6D">
      <w:pPr>
        <w:pStyle w:val="BodyText"/>
      </w:pPr>
      <w:r>
        <w:t>In the online survey, country experts were asked to report the total number of publications in mutation breeding developed in each country since 2000. By publication, the study means: journal articles, newspaper articles, thes</w:t>
      </w:r>
      <w:ins w:id="321" w:author="Julian King" w:date="2020-07-03T15:56:00Z">
        <w:r w:rsidR="009639F9">
          <w:t>e</w:t>
        </w:r>
      </w:ins>
      <w:del w:id="322" w:author="Julian King" w:date="2020-07-03T15:56:00Z">
        <w:r w:rsidDel="009639F9">
          <w:delText>i</w:delText>
        </w:r>
      </w:del>
      <w:r>
        <w:t xml:space="preserve">s, books (and e-books), websites, conferences, online blogs, encyclopedia articles, etc. As a result, it was reported that </w:t>
      </w:r>
      <w:r>
        <w:rPr>
          <w:b/>
        </w:rPr>
        <w:t>a total of 1,801 publicat</w:t>
      </w:r>
      <w:ins w:id="323" w:author="Julian King" w:date="2020-07-03T15:56:00Z">
        <w:r w:rsidR="009639F9">
          <w:rPr>
            <w:b/>
          </w:rPr>
          <w:t>i</w:t>
        </w:r>
      </w:ins>
      <w:r>
        <w:rPr>
          <w:b/>
        </w:rPr>
        <w:t>o</w:t>
      </w:r>
      <w:ins w:id="324" w:author="Julian King" w:date="2020-07-03T15:56:00Z">
        <w:r w:rsidR="009639F9">
          <w:rPr>
            <w:b/>
          </w:rPr>
          <w:t>n</w:t>
        </w:r>
      </w:ins>
      <w:r>
        <w:rPr>
          <w:b/>
        </w:rPr>
        <w:t>s have been developed</w:t>
      </w:r>
      <w:r>
        <w:t xml:space="preserve"> </w:t>
      </w:r>
      <w:ins w:id="325" w:author="Julian King" w:date="2020-07-03T15:57:00Z">
        <w:r w:rsidR="009639F9">
          <w:t xml:space="preserve">since 2000 </w:t>
        </w:r>
      </w:ins>
      <w:r>
        <w:t>in the 19 countries that participated in the online survey</w:t>
      </w:r>
      <w:del w:id="326" w:author="Julian King" w:date="2020-07-03T15:57:00Z">
        <w:r w:rsidDel="009639F9">
          <w:delText xml:space="preserve"> since 2000</w:delText>
        </w:r>
      </w:del>
      <w:r>
        <w:t xml:space="preserve">. From </w:t>
      </w:r>
      <w:del w:id="327" w:author="Julian King" w:date="2020-07-03T15:57:00Z">
        <w:r w:rsidDel="009639F9">
          <w:delText xml:space="preserve">this </w:delText>
        </w:r>
      </w:del>
      <w:ins w:id="328" w:author="Julian King" w:date="2020-07-03T15:57:00Z">
        <w:r w:rsidR="009639F9">
          <w:t xml:space="preserve">these </w:t>
        </w:r>
      </w:ins>
      <w:r>
        <w:t>publicatio</w:t>
      </w:r>
      <w:ins w:id="329" w:author="Julian King" w:date="2020-07-03T15:57:00Z">
        <w:r w:rsidR="009639F9">
          <w:t>n</w:t>
        </w:r>
      </w:ins>
      <w:r>
        <w:t>s, 54.2% are scientific publications. Chart x below presents the total number of publications by type (scientific and non</w:t>
      </w:r>
      <w:ins w:id="330" w:author="Julian King" w:date="2020-07-03T15:57:00Z">
        <w:r w:rsidR="009639F9">
          <w:t>-</w:t>
        </w:r>
      </w:ins>
      <w:del w:id="331" w:author="Julian King" w:date="2020-07-03T15:57:00Z">
        <w:r w:rsidDel="009639F9">
          <w:delText xml:space="preserve"> </w:delText>
        </w:r>
      </w:del>
      <w:r>
        <w:t xml:space="preserve">scientific) and by country since 2000. </w:t>
      </w:r>
      <w:r>
        <w:rPr>
          <w:i/>
        </w:rPr>
        <w:t>Note to the team: This chart exludes China because the number reported of publications was very high (over 30,000)</w:t>
      </w:r>
    </w:p>
    <w:p w14:paraId="5B6D3E70" w14:textId="77777777" w:rsidR="00936C5E" w:rsidRDefault="000E7F6D">
      <w:pPr>
        <w:pStyle w:val="Heading4"/>
      </w:pPr>
      <w:bookmarkStart w:id="332" w:name="Xf1d173254aeb07e3ff83345934134c2c161c92e"/>
      <w:r>
        <w:t>Figure X. Total number of publications developed since 2000 under RCA</w:t>
      </w:r>
      <w:bookmarkEnd w:id="332"/>
    </w:p>
    <w:p w14:paraId="0901406F" w14:textId="77777777" w:rsidR="00936C5E" w:rsidRDefault="000E7F6D">
      <w:pPr>
        <w:pStyle w:val="FirstParagraph"/>
      </w:pPr>
      <w:r>
        <w:rPr>
          <w:noProof/>
        </w:rPr>
        <w:drawing>
          <wp:inline distT="0" distB="0" distL="0" distR="0" wp14:anchorId="6CA05862" wp14:editId="5E6B8F9A">
            <wp:extent cx="5943600" cy="416052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publications-1.png"/>
                    <pic:cNvPicPr>
                      <a:picLocks noChangeAspect="1" noChangeArrowheads="1"/>
                    </pic:cNvPicPr>
                  </pic:nvPicPr>
                  <pic:blipFill>
                    <a:blip r:embed="rId25"/>
                    <a:stretch>
                      <a:fillRect/>
                    </a:stretch>
                  </pic:blipFill>
                  <pic:spPr bwMode="auto">
                    <a:xfrm>
                      <a:off x="0" y="0"/>
                      <a:ext cx="5943600" cy="4160520"/>
                    </a:xfrm>
                    <a:prstGeom prst="rect">
                      <a:avLst/>
                    </a:prstGeom>
                    <a:noFill/>
                    <a:ln w="9525">
                      <a:noFill/>
                      <a:headEnd/>
                      <a:tailEnd/>
                    </a:ln>
                  </pic:spPr>
                </pic:pic>
              </a:graphicData>
            </a:graphic>
          </wp:inline>
        </w:drawing>
      </w:r>
    </w:p>
    <w:p w14:paraId="10118B77" w14:textId="77777777" w:rsidR="00936C5E" w:rsidRDefault="000E7F6D">
      <w:pPr>
        <w:pStyle w:val="Heading3"/>
      </w:pPr>
      <w:bookmarkStart w:id="333" w:name="X38f97b3d1de8f485bc6fed43ee0b3216254dc84"/>
      <w:bookmarkStart w:id="334" w:name="_Toc43907837"/>
      <w:r>
        <w:t>Networking, collaboration, and knowledge transfer</w:t>
      </w:r>
      <w:bookmarkEnd w:id="333"/>
      <w:bookmarkEnd w:id="334"/>
    </w:p>
    <w:p w14:paraId="0C1FFCFF" w14:textId="14452695" w:rsidR="00936C5E" w:rsidRDefault="000E7F6D">
      <w:pPr>
        <w:pStyle w:val="FirstParagraph"/>
      </w:pPr>
      <w:r>
        <w:t>To estimate the level of collaboration be</w:t>
      </w:r>
      <w:del w:id="335" w:author="Julian King" w:date="2020-07-03T15:57:00Z">
        <w:r w:rsidDel="000507A2">
          <w:delText>w</w:delText>
        </w:r>
      </w:del>
      <w:r>
        <w:t>t</w:t>
      </w:r>
      <w:ins w:id="336" w:author="Julian King" w:date="2020-07-03T15:57:00Z">
        <w:r w:rsidR="000507A2">
          <w:t>w</w:t>
        </w:r>
      </w:ins>
      <w:r>
        <w:t>een countries, the online survey asked the ex</w:t>
      </w:r>
      <w:del w:id="337" w:author="Julian King" w:date="2020-07-03T15:57:00Z">
        <w:r w:rsidDel="000507A2">
          <w:delText>e</w:delText>
        </w:r>
      </w:del>
      <w:r>
        <w:t xml:space="preserve">perts if their country have provided services and knowledge related to mutation breeding to other countries. Examples of services and knowledge could be: data, events, funding, infrastructure, jobs, projects, publications, research, skills shares, tools, etc. According to the answers provided by the experts, </w:t>
      </w:r>
      <w:r>
        <w:rPr>
          <w:b/>
        </w:rPr>
        <w:t>a total of 13 RCA countries - Japan, Pakistan, Bangladesh, China, Indonesia, Thailand, Sri Lanka, India, Vietnam, Malaysia, Australia, Philippines, and South Korea - have provided services and knowledge related to mutation breeding to other countries</w:t>
      </w:r>
      <w:r>
        <w:t xml:space="preserve">. From these 13 countries that have shared knowledge or services </w:t>
      </w:r>
      <w:del w:id="338" w:author="Julian King" w:date="2020-07-03T15:58:00Z">
        <w:r w:rsidDel="00494956">
          <w:delText xml:space="preserve">to </w:delText>
        </w:r>
      </w:del>
      <w:ins w:id="339" w:author="Julian King" w:date="2020-07-03T15:58:00Z">
        <w:r w:rsidR="00494956">
          <w:t xml:space="preserve">with </w:t>
        </w:r>
      </w:ins>
      <w:r>
        <w:t xml:space="preserve">other countries, </w:t>
      </w:r>
      <w:del w:id="340" w:author="Julian King" w:date="2020-07-03T16:00:00Z">
        <w:r w:rsidDel="00494956">
          <w:delText xml:space="preserve">9 </w:delText>
        </w:r>
      </w:del>
      <w:ins w:id="341" w:author="Julian King" w:date="2020-07-03T16:00:00Z">
        <w:r w:rsidR="00494956">
          <w:t xml:space="preserve">nine </w:t>
        </w:r>
      </w:ins>
      <w:r>
        <w:t xml:space="preserve">have shared skillshares and publications, 8 have organized events, </w:t>
      </w:r>
      <w:ins w:id="342" w:author="Julian King" w:date="2020-07-03T16:00:00Z">
        <w:r w:rsidR="00494956">
          <w:t>seven</w:t>
        </w:r>
      </w:ins>
      <w:del w:id="343" w:author="Julian King" w:date="2020-07-03T16:00:00Z">
        <w:r w:rsidDel="00494956">
          <w:delText>7</w:delText>
        </w:r>
      </w:del>
      <w:r>
        <w:t xml:space="preserve"> have shared </w:t>
      </w:r>
      <w:del w:id="344" w:author="Julian King" w:date="2020-07-03T15:58:00Z">
        <w:r w:rsidDel="00494956">
          <w:delText>reserach</w:delText>
        </w:r>
      </w:del>
      <w:ins w:id="345" w:author="Julian King" w:date="2020-07-03T15:58:00Z">
        <w:r w:rsidR="00494956">
          <w:t>research</w:t>
        </w:r>
      </w:ins>
      <w:r>
        <w:t xml:space="preserve">, and </w:t>
      </w:r>
      <w:del w:id="346" w:author="Julian King" w:date="2020-07-03T16:00:00Z">
        <w:r w:rsidDel="00494956">
          <w:delText xml:space="preserve">6 </w:delText>
        </w:r>
      </w:del>
      <w:ins w:id="347" w:author="Julian King" w:date="2020-07-03T16:00:00Z">
        <w:r w:rsidR="00494956">
          <w:t xml:space="preserve">six </w:t>
        </w:r>
      </w:ins>
      <w:r>
        <w:t>have shared data. The table below shows the number of countries that have shared the different types of collaboration with other countries.</w:t>
      </w:r>
    </w:p>
    <w:p w14:paraId="42396EEB" w14:textId="4B301C75" w:rsidR="00936C5E" w:rsidRDefault="000E7F6D">
      <w:pPr>
        <w:pStyle w:val="Heading4"/>
      </w:pPr>
      <w:bookmarkStart w:id="348" w:name="X3da8425d2c4b0b6c3ab85c340ead8caae11d39e"/>
      <w:r>
        <w:t>Figure X. Number of countries that have share</w:t>
      </w:r>
      <w:ins w:id="349" w:author="Julian King" w:date="2020-07-03T15:58:00Z">
        <w:r w:rsidR="00494956">
          <w:t>d</w:t>
        </w:r>
      </w:ins>
      <w:r>
        <w:t xml:space="preserve"> knowledge or services </w:t>
      </w:r>
      <w:del w:id="350" w:author="Julian King" w:date="2020-07-03T15:58:00Z">
        <w:r w:rsidDel="00494956">
          <w:delText xml:space="preserve">to </w:delText>
        </w:r>
      </w:del>
      <w:ins w:id="351" w:author="Julian King" w:date="2020-07-03T15:58:00Z">
        <w:r w:rsidR="00494956">
          <w:t xml:space="preserve">with </w:t>
        </w:r>
      </w:ins>
      <w:r>
        <w:t>other countries</w:t>
      </w:r>
      <w:bookmarkEnd w:id="348"/>
    </w:p>
    <w:p w14:paraId="306114A0" w14:textId="77777777" w:rsidR="00936C5E" w:rsidRDefault="000E7F6D">
      <w:pPr>
        <w:pStyle w:val="FirstParagraph"/>
      </w:pPr>
      <w:r>
        <w:rPr>
          <w:noProof/>
        </w:rPr>
        <w:drawing>
          <wp:inline distT="0" distB="0" distL="0" distR="0" wp14:anchorId="5F70E547" wp14:editId="0918C8EF">
            <wp:extent cx="5943600" cy="416052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knowledge-1.png"/>
                    <pic:cNvPicPr>
                      <a:picLocks noChangeAspect="1" noChangeArrowheads="1"/>
                    </pic:cNvPicPr>
                  </pic:nvPicPr>
                  <pic:blipFill>
                    <a:blip r:embed="rId26"/>
                    <a:stretch>
                      <a:fillRect/>
                    </a:stretch>
                  </pic:blipFill>
                  <pic:spPr bwMode="auto">
                    <a:xfrm>
                      <a:off x="0" y="0"/>
                      <a:ext cx="5943600" cy="4160520"/>
                    </a:xfrm>
                    <a:prstGeom prst="rect">
                      <a:avLst/>
                    </a:prstGeom>
                    <a:noFill/>
                    <a:ln w="9525">
                      <a:noFill/>
                      <a:headEnd/>
                      <a:tailEnd/>
                    </a:ln>
                  </pic:spPr>
                </pic:pic>
              </a:graphicData>
            </a:graphic>
          </wp:inline>
        </w:drawing>
      </w:r>
    </w:p>
    <w:p w14:paraId="1760FD24" w14:textId="2ED1CFCB" w:rsidR="00936C5E" w:rsidRDefault="000E7F6D">
      <w:pPr>
        <w:pStyle w:val="BodyText"/>
      </w:pPr>
      <w:r>
        <w:t xml:space="preserve">Moreover, to estimate the level and scope of networks within the countries and to approximate the level of connection with other national stakeholders, the online survey asked the experts to provide information about the number of companies/institutions that have cooperated with the country for mutation breeding, dissemination of mutant varieties, and contribution to knowledge and the approximate number of donors that have provided funding to research projects since 2000. </w:t>
      </w:r>
      <w:del w:id="352" w:author="Julian King" w:date="2020-07-03T15:59:00Z">
        <w:r w:rsidDel="00494956">
          <w:delText>As a result,</w:delText>
        </w:r>
      </w:del>
      <w:ins w:id="353" w:author="Julian King" w:date="2020-07-03T15:59:00Z">
        <w:r w:rsidR="00494956">
          <w:t>Survey responses indicate that</w:t>
        </w:r>
      </w:ins>
      <w:r>
        <w:t xml:space="preserve"> approximately</w:t>
      </w:r>
      <w:del w:id="354" w:author="Julian King" w:date="2020-07-03T15:59:00Z">
        <w:r w:rsidDel="00494956">
          <w:delText>,</w:delText>
        </w:r>
      </w:del>
      <w:r>
        <w:t xml:space="preserve"> </w:t>
      </w:r>
      <w:r>
        <w:rPr>
          <w:b/>
        </w:rPr>
        <w:t>493 companies/institutions have cooperated with the partner countries in the dissemination of mutant varietes and about 85 donors have provided funds since 2000</w:t>
      </w:r>
      <w:r>
        <w:t xml:space="preserve">. As </w:t>
      </w:r>
      <w:del w:id="355" w:author="Julian King" w:date="2020-07-03T15:59:00Z">
        <w:r w:rsidDel="00494956">
          <w:delText xml:space="preserve">it </w:delText>
        </w:r>
      </w:del>
      <w:r>
        <w:t xml:space="preserve">can be observed in the chart below, the level of cooperation and networking within countries varies between partners. From the 19 countries, only </w:t>
      </w:r>
      <w:del w:id="356" w:author="Julian King" w:date="2020-07-03T16:00:00Z">
        <w:r w:rsidDel="00494956">
          <w:delText xml:space="preserve">3 </w:delText>
        </w:r>
      </w:del>
      <w:ins w:id="357" w:author="Julian King" w:date="2020-07-03T16:00:00Z">
        <w:r w:rsidR="00494956">
          <w:t xml:space="preserve">three </w:t>
        </w:r>
      </w:ins>
      <w:r>
        <w:t xml:space="preserve">- Cambodia, Myanmar, and Palau - </w:t>
      </w:r>
      <w:del w:id="358" w:author="Julian King" w:date="2020-07-03T16:00:00Z">
        <w:r w:rsidDel="00B579FB">
          <w:delText xml:space="preserve">have </w:delText>
        </w:r>
      </w:del>
      <w:ins w:id="359" w:author="Julian King" w:date="2020-07-03T16:00:00Z">
        <w:r w:rsidR="00B579FB">
          <w:t xml:space="preserve">did </w:t>
        </w:r>
      </w:ins>
      <w:r>
        <w:t xml:space="preserve">not </w:t>
      </w:r>
      <w:del w:id="360" w:author="Julian King" w:date="2020-07-03T16:00:00Z">
        <w:r w:rsidDel="00B579FB">
          <w:delText xml:space="preserve">had </w:delText>
        </w:r>
      </w:del>
      <w:r>
        <w:t>report</w:t>
      </w:r>
      <w:del w:id="361" w:author="Julian King" w:date="2020-07-03T16:00:00Z">
        <w:r w:rsidDel="00B579FB">
          <w:delText>ed</w:delText>
        </w:r>
      </w:del>
      <w:r>
        <w:t xml:space="preserve"> any relationship with other institutions or donors within their countries. For the other partners who have established cooperation with other national organizations, Bangladesh and China are the ones with a larger network of collaboration with other institutions, 150 and 100 respectively. As for the number of donors who have provided funding for research projects, since 2000, China, Pakistan, and India have reported 20, 15, and 10 fundings from donors respectively. From the countries that reported a collaboration with either a donor or an insitution, only Thailand have not received funding from any donors.</w:t>
      </w:r>
    </w:p>
    <w:p w14:paraId="7EDC1EB3" w14:textId="77777777" w:rsidR="00936C5E" w:rsidRDefault="000E7F6D">
      <w:pPr>
        <w:pStyle w:val="Heading4"/>
      </w:pPr>
      <w:bookmarkStart w:id="362" w:name="X3fb2fc17ff0333666d49194b3e718a999a964d8"/>
      <w:r>
        <w:t>Figure X. Number of institutions and donors that have cooperated for mutation breeding by country</w:t>
      </w:r>
      <w:bookmarkEnd w:id="362"/>
    </w:p>
    <w:p w14:paraId="5D92A3F3" w14:textId="77777777" w:rsidR="00936C5E" w:rsidRDefault="000E7F6D">
      <w:pPr>
        <w:pStyle w:val="FirstParagraph"/>
      </w:pPr>
      <w:r>
        <w:rPr>
          <w:i/>
        </w:rPr>
        <w:t>QA!check the Bangladesh figure with Sinh</w:t>
      </w:r>
    </w:p>
    <w:p w14:paraId="5DA882E8" w14:textId="77777777" w:rsidR="00936C5E" w:rsidRDefault="000E7F6D">
      <w:pPr>
        <w:pStyle w:val="BodyText"/>
      </w:pPr>
      <w:r>
        <w:rPr>
          <w:noProof/>
        </w:rPr>
        <w:drawing>
          <wp:inline distT="0" distB="0" distL="0" distR="0" wp14:anchorId="16E14122" wp14:editId="5A8C73B1">
            <wp:extent cx="5943600" cy="416052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partners-1.png"/>
                    <pic:cNvPicPr>
                      <a:picLocks noChangeAspect="1" noChangeArrowheads="1"/>
                    </pic:cNvPicPr>
                  </pic:nvPicPr>
                  <pic:blipFill>
                    <a:blip r:embed="rId27"/>
                    <a:stretch>
                      <a:fillRect/>
                    </a:stretch>
                  </pic:blipFill>
                  <pic:spPr bwMode="auto">
                    <a:xfrm>
                      <a:off x="0" y="0"/>
                      <a:ext cx="5943600" cy="4160520"/>
                    </a:xfrm>
                    <a:prstGeom prst="rect">
                      <a:avLst/>
                    </a:prstGeom>
                    <a:noFill/>
                    <a:ln w="9525">
                      <a:noFill/>
                      <a:headEnd/>
                      <a:tailEnd/>
                    </a:ln>
                  </pic:spPr>
                </pic:pic>
              </a:graphicData>
            </a:graphic>
          </wp:inline>
        </w:drawing>
      </w:r>
    </w:p>
    <w:p w14:paraId="24B2F21F" w14:textId="77777777" w:rsidR="00936C5E" w:rsidRDefault="000E7F6D">
      <w:pPr>
        <w:pStyle w:val="Heading1"/>
      </w:pPr>
      <w:bookmarkStart w:id="363" w:name="annex-1"/>
      <w:bookmarkStart w:id="364" w:name="_Toc43907838"/>
      <w:r>
        <w:t>Annex 1</w:t>
      </w:r>
      <w:bookmarkEnd w:id="363"/>
      <w:bookmarkEnd w:id="364"/>
    </w:p>
    <w:p w14:paraId="7FFF620E" w14:textId="77777777" w:rsidR="00936C5E" w:rsidRDefault="000E7F6D">
      <w:pPr>
        <w:pStyle w:val="Heading3"/>
      </w:pPr>
      <w:bookmarkStart w:id="365" w:name="Xa0ef603faae387eb6e444ca09dff0bfe5b75fa5"/>
      <w:bookmarkStart w:id="366" w:name="_Toc43907839"/>
      <w:r>
        <w:t>Mutant lines and mutant varities developed (by country and crop)</w:t>
      </w:r>
      <w:bookmarkEnd w:id="365"/>
      <w:bookmarkEnd w:id="366"/>
    </w:p>
    <w:p w14:paraId="0361A847" w14:textId="77777777" w:rsidR="00936C5E" w:rsidRDefault="000E7F6D">
      <w:pPr>
        <w:pStyle w:val="FirstParagraph"/>
      </w:pPr>
      <w:r>
        <w:rPr>
          <w:b/>
        </w:rPr>
        <w:t>QA! Ask Sinh and Kofi if the figures for growing area and yield are correct (i.e. if there’s not an unikely outlayer)</w:t>
      </w:r>
    </w:p>
    <w:p w14:paraId="54816291" w14:textId="77777777" w:rsidR="00936C5E" w:rsidRDefault="000E7F6D">
      <w:pPr>
        <w:pStyle w:val="TableCaption"/>
      </w:pPr>
      <w:r>
        <w:t>Source: IAEA’s online survey, 2020</w:t>
      </w:r>
    </w:p>
    <w:tbl>
      <w:tblPr>
        <w:tblStyle w:val="Table"/>
        <w:tblW w:w="0" w:type="pct"/>
        <w:tblLook w:val="07E0" w:firstRow="1" w:lastRow="1" w:firstColumn="1" w:lastColumn="1" w:noHBand="1" w:noVBand="1"/>
      </w:tblPr>
      <w:tblGrid>
        <w:gridCol w:w="1164"/>
        <w:gridCol w:w="1110"/>
        <w:gridCol w:w="1184"/>
        <w:gridCol w:w="1259"/>
        <w:gridCol w:w="1915"/>
        <w:gridCol w:w="1284"/>
        <w:gridCol w:w="1444"/>
      </w:tblGrid>
      <w:tr w:rsidR="00936C5E" w14:paraId="58A0AC34" w14:textId="77777777">
        <w:tc>
          <w:tcPr>
            <w:tcW w:w="0" w:type="auto"/>
            <w:tcBorders>
              <w:bottom w:val="single" w:sz="0" w:space="0" w:color="auto"/>
            </w:tcBorders>
            <w:vAlign w:val="bottom"/>
          </w:tcPr>
          <w:p w14:paraId="02AF260D" w14:textId="77777777" w:rsidR="00936C5E" w:rsidRDefault="000E7F6D">
            <w:pPr>
              <w:pStyle w:val="Compact"/>
            </w:pPr>
            <w:r>
              <w:t>Country</w:t>
            </w:r>
          </w:p>
        </w:tc>
        <w:tc>
          <w:tcPr>
            <w:tcW w:w="0" w:type="auto"/>
            <w:tcBorders>
              <w:bottom w:val="single" w:sz="0" w:space="0" w:color="auto"/>
            </w:tcBorders>
            <w:vAlign w:val="bottom"/>
          </w:tcPr>
          <w:p w14:paraId="14537E3E" w14:textId="77777777" w:rsidR="00936C5E" w:rsidRDefault="000E7F6D">
            <w:pPr>
              <w:pStyle w:val="Compact"/>
            </w:pPr>
            <w:r>
              <w:t>Crop</w:t>
            </w:r>
          </w:p>
        </w:tc>
        <w:tc>
          <w:tcPr>
            <w:tcW w:w="0" w:type="auto"/>
            <w:tcBorders>
              <w:bottom w:val="single" w:sz="0" w:space="0" w:color="auto"/>
            </w:tcBorders>
            <w:vAlign w:val="bottom"/>
          </w:tcPr>
          <w:p w14:paraId="621EC8DF" w14:textId="77777777" w:rsidR="00936C5E" w:rsidRDefault="000E7F6D">
            <w:pPr>
              <w:pStyle w:val="Compact"/>
            </w:pPr>
            <w:r>
              <w:t>Lines developed</w:t>
            </w:r>
          </w:p>
        </w:tc>
        <w:tc>
          <w:tcPr>
            <w:tcW w:w="0" w:type="auto"/>
            <w:tcBorders>
              <w:bottom w:val="single" w:sz="0" w:space="0" w:color="auto"/>
            </w:tcBorders>
            <w:vAlign w:val="bottom"/>
          </w:tcPr>
          <w:p w14:paraId="520CF445" w14:textId="421D58D1" w:rsidR="00936C5E" w:rsidRDefault="000E7F6D">
            <w:pPr>
              <w:pStyle w:val="Compact"/>
              <w:jc w:val="right"/>
            </w:pPr>
            <w:r>
              <w:t>Vari</w:t>
            </w:r>
            <w:ins w:id="367" w:author="Julian King" w:date="2020-07-03T16:01:00Z">
              <w:r w:rsidR="00B579FB">
                <w:t>e</w:t>
              </w:r>
            </w:ins>
            <w:r>
              <w:t>ties developed</w:t>
            </w:r>
          </w:p>
        </w:tc>
        <w:tc>
          <w:tcPr>
            <w:tcW w:w="0" w:type="auto"/>
            <w:tcBorders>
              <w:bottom w:val="single" w:sz="0" w:space="0" w:color="auto"/>
            </w:tcBorders>
            <w:vAlign w:val="bottom"/>
          </w:tcPr>
          <w:p w14:paraId="5603CC10" w14:textId="77777777" w:rsidR="00936C5E" w:rsidRDefault="000E7F6D">
            <w:pPr>
              <w:pStyle w:val="Compact"/>
            </w:pPr>
            <w:r>
              <w:t>Cu</w:t>
            </w:r>
            <w:del w:id="368" w:author="Julian King" w:date="2020-07-03T16:01:00Z">
              <w:r w:rsidDel="00B579FB">
                <w:delText>m</w:delText>
              </w:r>
            </w:del>
            <w:r>
              <w:t>mulative Growing area (in thousand ha)</w:t>
            </w:r>
          </w:p>
        </w:tc>
        <w:tc>
          <w:tcPr>
            <w:tcW w:w="0" w:type="auto"/>
            <w:tcBorders>
              <w:bottom w:val="single" w:sz="0" w:space="0" w:color="auto"/>
            </w:tcBorders>
            <w:vAlign w:val="bottom"/>
          </w:tcPr>
          <w:p w14:paraId="6AB86936" w14:textId="77777777" w:rsidR="00936C5E" w:rsidRDefault="000E7F6D">
            <w:pPr>
              <w:pStyle w:val="Compact"/>
              <w:jc w:val="right"/>
            </w:pPr>
            <w:r>
              <w:t>Yield (tonnes/ha)</w:t>
            </w:r>
          </w:p>
        </w:tc>
        <w:tc>
          <w:tcPr>
            <w:tcW w:w="0" w:type="auto"/>
            <w:tcBorders>
              <w:bottom w:val="single" w:sz="0" w:space="0" w:color="auto"/>
            </w:tcBorders>
            <w:vAlign w:val="bottom"/>
          </w:tcPr>
          <w:p w14:paraId="3FA92FEF" w14:textId="77777777" w:rsidR="00936C5E" w:rsidRDefault="000E7F6D">
            <w:pPr>
              <w:pStyle w:val="Compact"/>
              <w:jc w:val="right"/>
            </w:pPr>
            <w:r>
              <w:t>Yield Control (tonnes/ha)</w:t>
            </w:r>
          </w:p>
        </w:tc>
      </w:tr>
      <w:tr w:rsidR="00936C5E" w14:paraId="2B4EF5DA" w14:textId="77777777">
        <w:tc>
          <w:tcPr>
            <w:tcW w:w="0" w:type="auto"/>
          </w:tcPr>
          <w:p w14:paraId="26FB3290" w14:textId="77777777" w:rsidR="00936C5E" w:rsidRDefault="000E7F6D">
            <w:pPr>
              <w:pStyle w:val="Compact"/>
            </w:pPr>
            <w:r>
              <w:t>Australia</w:t>
            </w:r>
          </w:p>
        </w:tc>
        <w:tc>
          <w:tcPr>
            <w:tcW w:w="0" w:type="auto"/>
          </w:tcPr>
          <w:p w14:paraId="0DCF98D4" w14:textId="77777777" w:rsidR="00936C5E" w:rsidRDefault="000E7F6D">
            <w:pPr>
              <w:pStyle w:val="Compact"/>
            </w:pPr>
            <w:r>
              <w:t>Barley</w:t>
            </w:r>
          </w:p>
        </w:tc>
        <w:tc>
          <w:tcPr>
            <w:tcW w:w="0" w:type="auto"/>
          </w:tcPr>
          <w:p w14:paraId="7026C0AC" w14:textId="77777777" w:rsidR="00936C5E" w:rsidRDefault="000E7F6D">
            <w:pPr>
              <w:pStyle w:val="Compact"/>
            </w:pPr>
            <w:r>
              <w:t>80</w:t>
            </w:r>
          </w:p>
        </w:tc>
        <w:tc>
          <w:tcPr>
            <w:tcW w:w="0" w:type="auto"/>
          </w:tcPr>
          <w:p w14:paraId="19BA8783" w14:textId="77777777" w:rsidR="00936C5E" w:rsidRDefault="000E7F6D">
            <w:pPr>
              <w:pStyle w:val="Compact"/>
              <w:jc w:val="right"/>
            </w:pPr>
            <w:r>
              <w:t>1</w:t>
            </w:r>
          </w:p>
        </w:tc>
        <w:tc>
          <w:tcPr>
            <w:tcW w:w="0" w:type="auto"/>
          </w:tcPr>
          <w:p w14:paraId="23ED7E57" w14:textId="77777777" w:rsidR="00936C5E" w:rsidRDefault="000E7F6D">
            <w:pPr>
              <w:pStyle w:val="Compact"/>
            </w:pPr>
            <w:r>
              <w:t>1,000</w:t>
            </w:r>
          </w:p>
        </w:tc>
        <w:tc>
          <w:tcPr>
            <w:tcW w:w="0" w:type="auto"/>
          </w:tcPr>
          <w:p w14:paraId="69148999" w14:textId="77777777" w:rsidR="00936C5E" w:rsidRDefault="000E7F6D">
            <w:pPr>
              <w:pStyle w:val="Compact"/>
              <w:jc w:val="right"/>
            </w:pPr>
            <w:r>
              <w:t>2.1</w:t>
            </w:r>
          </w:p>
        </w:tc>
        <w:tc>
          <w:tcPr>
            <w:tcW w:w="0" w:type="auto"/>
          </w:tcPr>
          <w:p w14:paraId="53EFA30C" w14:textId="77777777" w:rsidR="00936C5E" w:rsidRDefault="000E7F6D">
            <w:pPr>
              <w:pStyle w:val="Compact"/>
              <w:jc w:val="right"/>
            </w:pPr>
            <w:r>
              <w:t>2.00</w:t>
            </w:r>
          </w:p>
        </w:tc>
      </w:tr>
      <w:tr w:rsidR="00936C5E" w14:paraId="18653CFD" w14:textId="77777777">
        <w:tc>
          <w:tcPr>
            <w:tcW w:w="0" w:type="auto"/>
          </w:tcPr>
          <w:p w14:paraId="0F3A74A7" w14:textId="77777777" w:rsidR="00936C5E" w:rsidRDefault="000E7F6D">
            <w:pPr>
              <w:pStyle w:val="Compact"/>
            </w:pPr>
            <w:r>
              <w:t>Australia</w:t>
            </w:r>
          </w:p>
        </w:tc>
        <w:tc>
          <w:tcPr>
            <w:tcW w:w="0" w:type="auto"/>
          </w:tcPr>
          <w:p w14:paraId="5099F6F2" w14:textId="77777777" w:rsidR="00936C5E" w:rsidRDefault="000E7F6D">
            <w:pPr>
              <w:pStyle w:val="Compact"/>
            </w:pPr>
            <w:r>
              <w:t>Lupin</w:t>
            </w:r>
          </w:p>
        </w:tc>
        <w:tc>
          <w:tcPr>
            <w:tcW w:w="0" w:type="auto"/>
          </w:tcPr>
          <w:p w14:paraId="3DA3784F" w14:textId="77777777" w:rsidR="00936C5E" w:rsidRDefault="000E7F6D">
            <w:pPr>
              <w:pStyle w:val="Compact"/>
            </w:pPr>
            <w:r>
              <w:t>8</w:t>
            </w:r>
          </w:p>
        </w:tc>
        <w:tc>
          <w:tcPr>
            <w:tcW w:w="0" w:type="auto"/>
          </w:tcPr>
          <w:p w14:paraId="434B32BC" w14:textId="77777777" w:rsidR="00936C5E" w:rsidRDefault="000E7F6D">
            <w:pPr>
              <w:pStyle w:val="Compact"/>
              <w:jc w:val="right"/>
            </w:pPr>
            <w:r>
              <w:t>0</w:t>
            </w:r>
          </w:p>
        </w:tc>
        <w:tc>
          <w:tcPr>
            <w:tcW w:w="0" w:type="auto"/>
          </w:tcPr>
          <w:p w14:paraId="36E62D70" w14:textId="77777777" w:rsidR="00936C5E" w:rsidRDefault="000E7F6D">
            <w:pPr>
              <w:pStyle w:val="Compact"/>
            </w:pPr>
            <w:r>
              <w:t>NA</w:t>
            </w:r>
          </w:p>
        </w:tc>
        <w:tc>
          <w:tcPr>
            <w:tcW w:w="0" w:type="auto"/>
          </w:tcPr>
          <w:p w14:paraId="376A050B" w14:textId="77777777" w:rsidR="00936C5E" w:rsidRDefault="000E7F6D">
            <w:pPr>
              <w:pStyle w:val="Compact"/>
              <w:jc w:val="right"/>
            </w:pPr>
            <w:r>
              <w:t>NA</w:t>
            </w:r>
          </w:p>
        </w:tc>
        <w:tc>
          <w:tcPr>
            <w:tcW w:w="0" w:type="auto"/>
          </w:tcPr>
          <w:p w14:paraId="79504B4A" w14:textId="77777777" w:rsidR="00936C5E" w:rsidRDefault="000E7F6D">
            <w:pPr>
              <w:pStyle w:val="Compact"/>
              <w:jc w:val="right"/>
            </w:pPr>
            <w:r>
              <w:t>NA</w:t>
            </w:r>
          </w:p>
        </w:tc>
      </w:tr>
      <w:tr w:rsidR="00936C5E" w14:paraId="10BCC01A" w14:textId="77777777">
        <w:tc>
          <w:tcPr>
            <w:tcW w:w="0" w:type="auto"/>
          </w:tcPr>
          <w:p w14:paraId="7EE166FC" w14:textId="77777777" w:rsidR="00936C5E" w:rsidRDefault="000E7F6D">
            <w:pPr>
              <w:pStyle w:val="Compact"/>
            </w:pPr>
            <w:r>
              <w:t>Australia</w:t>
            </w:r>
          </w:p>
        </w:tc>
        <w:tc>
          <w:tcPr>
            <w:tcW w:w="0" w:type="auto"/>
          </w:tcPr>
          <w:p w14:paraId="2838D0C7" w14:textId="77777777" w:rsidR="00936C5E" w:rsidRDefault="000E7F6D">
            <w:pPr>
              <w:pStyle w:val="Compact"/>
            </w:pPr>
            <w:r>
              <w:t>Oat</w:t>
            </w:r>
          </w:p>
        </w:tc>
        <w:tc>
          <w:tcPr>
            <w:tcW w:w="0" w:type="auto"/>
          </w:tcPr>
          <w:p w14:paraId="26AE2641" w14:textId="77777777" w:rsidR="00936C5E" w:rsidRDefault="000E7F6D">
            <w:pPr>
              <w:pStyle w:val="Compact"/>
            </w:pPr>
            <w:r>
              <w:t>12</w:t>
            </w:r>
          </w:p>
        </w:tc>
        <w:tc>
          <w:tcPr>
            <w:tcW w:w="0" w:type="auto"/>
          </w:tcPr>
          <w:p w14:paraId="01FE5BCA" w14:textId="77777777" w:rsidR="00936C5E" w:rsidRDefault="000E7F6D">
            <w:pPr>
              <w:pStyle w:val="Compact"/>
              <w:jc w:val="right"/>
            </w:pPr>
            <w:r>
              <w:t>0</w:t>
            </w:r>
          </w:p>
        </w:tc>
        <w:tc>
          <w:tcPr>
            <w:tcW w:w="0" w:type="auto"/>
          </w:tcPr>
          <w:p w14:paraId="16141580" w14:textId="77777777" w:rsidR="00936C5E" w:rsidRDefault="000E7F6D">
            <w:pPr>
              <w:pStyle w:val="Compact"/>
            </w:pPr>
            <w:r>
              <w:t>NA</w:t>
            </w:r>
          </w:p>
        </w:tc>
        <w:tc>
          <w:tcPr>
            <w:tcW w:w="0" w:type="auto"/>
          </w:tcPr>
          <w:p w14:paraId="1B897D10" w14:textId="77777777" w:rsidR="00936C5E" w:rsidRDefault="000E7F6D">
            <w:pPr>
              <w:pStyle w:val="Compact"/>
              <w:jc w:val="right"/>
            </w:pPr>
            <w:r>
              <w:t>NA</w:t>
            </w:r>
          </w:p>
        </w:tc>
        <w:tc>
          <w:tcPr>
            <w:tcW w:w="0" w:type="auto"/>
          </w:tcPr>
          <w:p w14:paraId="048F83B7" w14:textId="77777777" w:rsidR="00936C5E" w:rsidRDefault="000E7F6D">
            <w:pPr>
              <w:pStyle w:val="Compact"/>
              <w:jc w:val="right"/>
            </w:pPr>
            <w:r>
              <w:t>NA</w:t>
            </w:r>
          </w:p>
        </w:tc>
      </w:tr>
      <w:tr w:rsidR="00936C5E" w14:paraId="14D7770D" w14:textId="77777777">
        <w:tc>
          <w:tcPr>
            <w:tcW w:w="0" w:type="auto"/>
          </w:tcPr>
          <w:p w14:paraId="342256E6" w14:textId="77777777" w:rsidR="00936C5E" w:rsidRDefault="000E7F6D">
            <w:pPr>
              <w:pStyle w:val="Compact"/>
            </w:pPr>
            <w:r>
              <w:t>Australia</w:t>
            </w:r>
          </w:p>
        </w:tc>
        <w:tc>
          <w:tcPr>
            <w:tcW w:w="0" w:type="auto"/>
          </w:tcPr>
          <w:p w14:paraId="246C8AE6" w14:textId="77777777" w:rsidR="00936C5E" w:rsidRDefault="000E7F6D">
            <w:pPr>
              <w:pStyle w:val="Compact"/>
            </w:pPr>
            <w:r>
              <w:t>Wheat</w:t>
            </w:r>
          </w:p>
        </w:tc>
        <w:tc>
          <w:tcPr>
            <w:tcW w:w="0" w:type="auto"/>
          </w:tcPr>
          <w:p w14:paraId="73196F1F" w14:textId="77777777" w:rsidR="00936C5E" w:rsidRDefault="000E7F6D">
            <w:pPr>
              <w:pStyle w:val="Compact"/>
            </w:pPr>
            <w:r>
              <w:t>50</w:t>
            </w:r>
          </w:p>
        </w:tc>
        <w:tc>
          <w:tcPr>
            <w:tcW w:w="0" w:type="auto"/>
          </w:tcPr>
          <w:p w14:paraId="31C8E2BC" w14:textId="77777777" w:rsidR="00936C5E" w:rsidRDefault="000E7F6D">
            <w:pPr>
              <w:pStyle w:val="Compact"/>
              <w:jc w:val="right"/>
            </w:pPr>
            <w:r>
              <w:t>0</w:t>
            </w:r>
          </w:p>
        </w:tc>
        <w:tc>
          <w:tcPr>
            <w:tcW w:w="0" w:type="auto"/>
          </w:tcPr>
          <w:p w14:paraId="02AF247C" w14:textId="77777777" w:rsidR="00936C5E" w:rsidRDefault="000E7F6D">
            <w:pPr>
              <w:pStyle w:val="Compact"/>
            </w:pPr>
            <w:r>
              <w:t>NA</w:t>
            </w:r>
          </w:p>
        </w:tc>
        <w:tc>
          <w:tcPr>
            <w:tcW w:w="0" w:type="auto"/>
          </w:tcPr>
          <w:p w14:paraId="141768E4" w14:textId="77777777" w:rsidR="00936C5E" w:rsidRDefault="000E7F6D">
            <w:pPr>
              <w:pStyle w:val="Compact"/>
              <w:jc w:val="right"/>
            </w:pPr>
            <w:r>
              <w:t>NA</w:t>
            </w:r>
          </w:p>
        </w:tc>
        <w:tc>
          <w:tcPr>
            <w:tcW w:w="0" w:type="auto"/>
          </w:tcPr>
          <w:p w14:paraId="611F9D03" w14:textId="77777777" w:rsidR="00936C5E" w:rsidRDefault="000E7F6D">
            <w:pPr>
              <w:pStyle w:val="Compact"/>
              <w:jc w:val="right"/>
            </w:pPr>
            <w:r>
              <w:t>NA</w:t>
            </w:r>
          </w:p>
        </w:tc>
      </w:tr>
      <w:tr w:rsidR="00936C5E" w14:paraId="7C1B61E4" w14:textId="77777777">
        <w:tc>
          <w:tcPr>
            <w:tcW w:w="0" w:type="auto"/>
          </w:tcPr>
          <w:p w14:paraId="28FEE3F9" w14:textId="77777777" w:rsidR="00936C5E" w:rsidRDefault="000E7F6D">
            <w:pPr>
              <w:pStyle w:val="Compact"/>
            </w:pPr>
            <w:r>
              <w:t>Bangladesh</w:t>
            </w:r>
          </w:p>
        </w:tc>
        <w:tc>
          <w:tcPr>
            <w:tcW w:w="0" w:type="auto"/>
          </w:tcPr>
          <w:p w14:paraId="557C8E6A" w14:textId="77777777" w:rsidR="00936C5E" w:rsidRDefault="000E7F6D">
            <w:pPr>
              <w:pStyle w:val="Compact"/>
            </w:pPr>
            <w:r>
              <w:t>Groundnut</w:t>
            </w:r>
          </w:p>
        </w:tc>
        <w:tc>
          <w:tcPr>
            <w:tcW w:w="0" w:type="auto"/>
          </w:tcPr>
          <w:p w14:paraId="267052E0" w14:textId="77777777" w:rsidR="00936C5E" w:rsidRDefault="000E7F6D">
            <w:pPr>
              <w:pStyle w:val="Compact"/>
            </w:pPr>
            <w:r>
              <w:t>0</w:t>
            </w:r>
          </w:p>
        </w:tc>
        <w:tc>
          <w:tcPr>
            <w:tcW w:w="0" w:type="auto"/>
          </w:tcPr>
          <w:p w14:paraId="3E281119" w14:textId="77777777" w:rsidR="00936C5E" w:rsidRDefault="000E7F6D">
            <w:pPr>
              <w:pStyle w:val="Compact"/>
              <w:jc w:val="right"/>
            </w:pPr>
            <w:r>
              <w:t>0</w:t>
            </w:r>
          </w:p>
        </w:tc>
        <w:tc>
          <w:tcPr>
            <w:tcW w:w="0" w:type="auto"/>
          </w:tcPr>
          <w:p w14:paraId="2224CEFD" w14:textId="77777777" w:rsidR="00936C5E" w:rsidRDefault="000E7F6D">
            <w:pPr>
              <w:pStyle w:val="Compact"/>
            </w:pPr>
            <w:r>
              <w:t>NA</w:t>
            </w:r>
          </w:p>
        </w:tc>
        <w:tc>
          <w:tcPr>
            <w:tcW w:w="0" w:type="auto"/>
          </w:tcPr>
          <w:p w14:paraId="792590C1" w14:textId="77777777" w:rsidR="00936C5E" w:rsidRDefault="000E7F6D">
            <w:pPr>
              <w:pStyle w:val="Compact"/>
              <w:jc w:val="right"/>
            </w:pPr>
            <w:r>
              <w:t>NA</w:t>
            </w:r>
          </w:p>
        </w:tc>
        <w:tc>
          <w:tcPr>
            <w:tcW w:w="0" w:type="auto"/>
          </w:tcPr>
          <w:p w14:paraId="312F3BF1" w14:textId="77777777" w:rsidR="00936C5E" w:rsidRDefault="000E7F6D">
            <w:pPr>
              <w:pStyle w:val="Compact"/>
              <w:jc w:val="right"/>
            </w:pPr>
            <w:r>
              <w:t>NA</w:t>
            </w:r>
          </w:p>
        </w:tc>
      </w:tr>
      <w:tr w:rsidR="00936C5E" w14:paraId="035C1BC0" w14:textId="77777777">
        <w:tc>
          <w:tcPr>
            <w:tcW w:w="0" w:type="auto"/>
          </w:tcPr>
          <w:p w14:paraId="418763C2" w14:textId="77777777" w:rsidR="00936C5E" w:rsidRDefault="000E7F6D">
            <w:pPr>
              <w:pStyle w:val="Compact"/>
            </w:pPr>
            <w:r>
              <w:t>Bangladesh</w:t>
            </w:r>
          </w:p>
        </w:tc>
        <w:tc>
          <w:tcPr>
            <w:tcW w:w="0" w:type="auto"/>
          </w:tcPr>
          <w:p w14:paraId="020AF41B" w14:textId="77777777" w:rsidR="00936C5E" w:rsidRDefault="000E7F6D">
            <w:pPr>
              <w:pStyle w:val="Compact"/>
            </w:pPr>
            <w:r>
              <w:t>Rice</w:t>
            </w:r>
          </w:p>
        </w:tc>
        <w:tc>
          <w:tcPr>
            <w:tcW w:w="0" w:type="auto"/>
          </w:tcPr>
          <w:p w14:paraId="79434F20" w14:textId="77777777" w:rsidR="00936C5E" w:rsidRDefault="000E7F6D">
            <w:pPr>
              <w:pStyle w:val="Compact"/>
            </w:pPr>
            <w:r>
              <w:t>0</w:t>
            </w:r>
          </w:p>
        </w:tc>
        <w:tc>
          <w:tcPr>
            <w:tcW w:w="0" w:type="auto"/>
          </w:tcPr>
          <w:p w14:paraId="263F7BFC" w14:textId="77777777" w:rsidR="00936C5E" w:rsidRDefault="000E7F6D">
            <w:pPr>
              <w:pStyle w:val="Compact"/>
              <w:jc w:val="right"/>
            </w:pPr>
            <w:r>
              <w:t>0</w:t>
            </w:r>
          </w:p>
        </w:tc>
        <w:tc>
          <w:tcPr>
            <w:tcW w:w="0" w:type="auto"/>
          </w:tcPr>
          <w:p w14:paraId="6C84389A" w14:textId="77777777" w:rsidR="00936C5E" w:rsidRDefault="000E7F6D">
            <w:pPr>
              <w:pStyle w:val="Compact"/>
            </w:pPr>
            <w:r>
              <w:t>NA</w:t>
            </w:r>
          </w:p>
        </w:tc>
        <w:tc>
          <w:tcPr>
            <w:tcW w:w="0" w:type="auto"/>
          </w:tcPr>
          <w:p w14:paraId="277C65C8" w14:textId="77777777" w:rsidR="00936C5E" w:rsidRDefault="000E7F6D">
            <w:pPr>
              <w:pStyle w:val="Compact"/>
              <w:jc w:val="right"/>
            </w:pPr>
            <w:r>
              <w:t>NA</w:t>
            </w:r>
          </w:p>
        </w:tc>
        <w:tc>
          <w:tcPr>
            <w:tcW w:w="0" w:type="auto"/>
          </w:tcPr>
          <w:p w14:paraId="6A596A9E" w14:textId="77777777" w:rsidR="00936C5E" w:rsidRDefault="000E7F6D">
            <w:pPr>
              <w:pStyle w:val="Compact"/>
              <w:jc w:val="right"/>
            </w:pPr>
            <w:r>
              <w:t>NA</w:t>
            </w:r>
          </w:p>
        </w:tc>
      </w:tr>
      <w:tr w:rsidR="00936C5E" w14:paraId="54276455" w14:textId="77777777">
        <w:tc>
          <w:tcPr>
            <w:tcW w:w="0" w:type="auto"/>
          </w:tcPr>
          <w:p w14:paraId="7FA13AE3" w14:textId="77777777" w:rsidR="00936C5E" w:rsidRDefault="000E7F6D">
            <w:pPr>
              <w:pStyle w:val="Compact"/>
            </w:pPr>
            <w:r>
              <w:t>Bangladesh</w:t>
            </w:r>
          </w:p>
        </w:tc>
        <w:tc>
          <w:tcPr>
            <w:tcW w:w="0" w:type="auto"/>
          </w:tcPr>
          <w:p w14:paraId="675D01C3" w14:textId="77777777" w:rsidR="00936C5E" w:rsidRDefault="000E7F6D">
            <w:pPr>
              <w:pStyle w:val="Compact"/>
            </w:pPr>
            <w:r>
              <w:t>Sugarcane</w:t>
            </w:r>
          </w:p>
        </w:tc>
        <w:tc>
          <w:tcPr>
            <w:tcW w:w="0" w:type="auto"/>
          </w:tcPr>
          <w:p w14:paraId="761973DF" w14:textId="77777777" w:rsidR="00936C5E" w:rsidRDefault="000E7F6D">
            <w:pPr>
              <w:pStyle w:val="Compact"/>
            </w:pPr>
            <w:r>
              <w:t>0</w:t>
            </w:r>
          </w:p>
        </w:tc>
        <w:tc>
          <w:tcPr>
            <w:tcW w:w="0" w:type="auto"/>
          </w:tcPr>
          <w:p w14:paraId="497F30A4" w14:textId="77777777" w:rsidR="00936C5E" w:rsidRDefault="000E7F6D">
            <w:pPr>
              <w:pStyle w:val="Compact"/>
              <w:jc w:val="right"/>
            </w:pPr>
            <w:r>
              <w:t>0</w:t>
            </w:r>
          </w:p>
        </w:tc>
        <w:tc>
          <w:tcPr>
            <w:tcW w:w="0" w:type="auto"/>
          </w:tcPr>
          <w:p w14:paraId="2F79DC85" w14:textId="77777777" w:rsidR="00936C5E" w:rsidRDefault="000E7F6D">
            <w:pPr>
              <w:pStyle w:val="Compact"/>
            </w:pPr>
            <w:r>
              <w:t>NA</w:t>
            </w:r>
          </w:p>
        </w:tc>
        <w:tc>
          <w:tcPr>
            <w:tcW w:w="0" w:type="auto"/>
          </w:tcPr>
          <w:p w14:paraId="710DA518" w14:textId="77777777" w:rsidR="00936C5E" w:rsidRDefault="000E7F6D">
            <w:pPr>
              <w:pStyle w:val="Compact"/>
              <w:jc w:val="right"/>
            </w:pPr>
            <w:r>
              <w:t>NA</w:t>
            </w:r>
          </w:p>
        </w:tc>
        <w:tc>
          <w:tcPr>
            <w:tcW w:w="0" w:type="auto"/>
          </w:tcPr>
          <w:p w14:paraId="33836E33" w14:textId="77777777" w:rsidR="00936C5E" w:rsidRDefault="000E7F6D">
            <w:pPr>
              <w:pStyle w:val="Compact"/>
              <w:jc w:val="right"/>
            </w:pPr>
            <w:r>
              <w:t>NA</w:t>
            </w:r>
          </w:p>
        </w:tc>
      </w:tr>
      <w:tr w:rsidR="00936C5E" w14:paraId="12945922" w14:textId="77777777">
        <w:tc>
          <w:tcPr>
            <w:tcW w:w="0" w:type="auto"/>
          </w:tcPr>
          <w:p w14:paraId="0640E780" w14:textId="77777777" w:rsidR="00936C5E" w:rsidRDefault="000E7F6D">
            <w:pPr>
              <w:pStyle w:val="Compact"/>
            </w:pPr>
            <w:r>
              <w:t>Cambodia</w:t>
            </w:r>
          </w:p>
        </w:tc>
        <w:tc>
          <w:tcPr>
            <w:tcW w:w="0" w:type="auto"/>
          </w:tcPr>
          <w:p w14:paraId="02FDCC15" w14:textId="77777777" w:rsidR="00936C5E" w:rsidRDefault="000E7F6D">
            <w:pPr>
              <w:pStyle w:val="Compact"/>
            </w:pPr>
            <w:r>
              <w:t>Banana</w:t>
            </w:r>
          </w:p>
        </w:tc>
        <w:tc>
          <w:tcPr>
            <w:tcW w:w="0" w:type="auto"/>
          </w:tcPr>
          <w:p w14:paraId="5D8AE60B" w14:textId="77777777" w:rsidR="00936C5E" w:rsidRDefault="000E7F6D">
            <w:pPr>
              <w:pStyle w:val="Compact"/>
            </w:pPr>
            <w:r>
              <w:t>0</w:t>
            </w:r>
          </w:p>
        </w:tc>
        <w:tc>
          <w:tcPr>
            <w:tcW w:w="0" w:type="auto"/>
          </w:tcPr>
          <w:p w14:paraId="34A8187A" w14:textId="77777777" w:rsidR="00936C5E" w:rsidRDefault="000E7F6D">
            <w:pPr>
              <w:pStyle w:val="Compact"/>
              <w:jc w:val="right"/>
            </w:pPr>
            <w:r>
              <w:t>0</w:t>
            </w:r>
          </w:p>
        </w:tc>
        <w:tc>
          <w:tcPr>
            <w:tcW w:w="0" w:type="auto"/>
          </w:tcPr>
          <w:p w14:paraId="2FBFE10E" w14:textId="77777777" w:rsidR="00936C5E" w:rsidRDefault="000E7F6D">
            <w:pPr>
              <w:pStyle w:val="Compact"/>
            </w:pPr>
            <w:r>
              <w:t>NA</w:t>
            </w:r>
          </w:p>
        </w:tc>
        <w:tc>
          <w:tcPr>
            <w:tcW w:w="0" w:type="auto"/>
          </w:tcPr>
          <w:p w14:paraId="6F299CAA" w14:textId="77777777" w:rsidR="00936C5E" w:rsidRDefault="000E7F6D">
            <w:pPr>
              <w:pStyle w:val="Compact"/>
              <w:jc w:val="right"/>
            </w:pPr>
            <w:r>
              <w:t>NA</w:t>
            </w:r>
          </w:p>
        </w:tc>
        <w:tc>
          <w:tcPr>
            <w:tcW w:w="0" w:type="auto"/>
          </w:tcPr>
          <w:p w14:paraId="2A6C2A02" w14:textId="77777777" w:rsidR="00936C5E" w:rsidRDefault="000E7F6D">
            <w:pPr>
              <w:pStyle w:val="Compact"/>
              <w:jc w:val="right"/>
            </w:pPr>
            <w:r>
              <w:t>NA</w:t>
            </w:r>
          </w:p>
        </w:tc>
      </w:tr>
      <w:tr w:rsidR="00936C5E" w14:paraId="278F4578" w14:textId="77777777">
        <w:tc>
          <w:tcPr>
            <w:tcW w:w="0" w:type="auto"/>
          </w:tcPr>
          <w:p w14:paraId="602C2EFD" w14:textId="77777777" w:rsidR="00936C5E" w:rsidRDefault="000E7F6D">
            <w:pPr>
              <w:pStyle w:val="Compact"/>
            </w:pPr>
            <w:r>
              <w:t>Cambodia</w:t>
            </w:r>
          </w:p>
        </w:tc>
        <w:tc>
          <w:tcPr>
            <w:tcW w:w="0" w:type="auto"/>
          </w:tcPr>
          <w:p w14:paraId="1A137E3F" w14:textId="77777777" w:rsidR="00936C5E" w:rsidRDefault="000E7F6D">
            <w:pPr>
              <w:pStyle w:val="Compact"/>
            </w:pPr>
            <w:r>
              <w:t>Maize</w:t>
            </w:r>
          </w:p>
        </w:tc>
        <w:tc>
          <w:tcPr>
            <w:tcW w:w="0" w:type="auto"/>
          </w:tcPr>
          <w:p w14:paraId="78DF04A9" w14:textId="77777777" w:rsidR="00936C5E" w:rsidRDefault="000E7F6D">
            <w:pPr>
              <w:pStyle w:val="Compact"/>
            </w:pPr>
            <w:r>
              <w:t>0</w:t>
            </w:r>
          </w:p>
        </w:tc>
        <w:tc>
          <w:tcPr>
            <w:tcW w:w="0" w:type="auto"/>
          </w:tcPr>
          <w:p w14:paraId="1EC2B611" w14:textId="77777777" w:rsidR="00936C5E" w:rsidRDefault="000E7F6D">
            <w:pPr>
              <w:pStyle w:val="Compact"/>
              <w:jc w:val="right"/>
            </w:pPr>
            <w:r>
              <w:t>0</w:t>
            </w:r>
          </w:p>
        </w:tc>
        <w:tc>
          <w:tcPr>
            <w:tcW w:w="0" w:type="auto"/>
          </w:tcPr>
          <w:p w14:paraId="2ECF6898" w14:textId="77777777" w:rsidR="00936C5E" w:rsidRDefault="000E7F6D">
            <w:pPr>
              <w:pStyle w:val="Compact"/>
            </w:pPr>
            <w:r>
              <w:t>NA</w:t>
            </w:r>
          </w:p>
        </w:tc>
        <w:tc>
          <w:tcPr>
            <w:tcW w:w="0" w:type="auto"/>
          </w:tcPr>
          <w:p w14:paraId="65EC4E75" w14:textId="77777777" w:rsidR="00936C5E" w:rsidRDefault="000E7F6D">
            <w:pPr>
              <w:pStyle w:val="Compact"/>
              <w:jc w:val="right"/>
            </w:pPr>
            <w:r>
              <w:t>NA</w:t>
            </w:r>
          </w:p>
        </w:tc>
        <w:tc>
          <w:tcPr>
            <w:tcW w:w="0" w:type="auto"/>
          </w:tcPr>
          <w:p w14:paraId="358AC408" w14:textId="77777777" w:rsidR="00936C5E" w:rsidRDefault="000E7F6D">
            <w:pPr>
              <w:pStyle w:val="Compact"/>
              <w:jc w:val="right"/>
            </w:pPr>
            <w:r>
              <w:t>NA</w:t>
            </w:r>
          </w:p>
        </w:tc>
      </w:tr>
      <w:tr w:rsidR="00936C5E" w14:paraId="500748D0" w14:textId="77777777">
        <w:tc>
          <w:tcPr>
            <w:tcW w:w="0" w:type="auto"/>
          </w:tcPr>
          <w:p w14:paraId="3E68C8E9" w14:textId="77777777" w:rsidR="00936C5E" w:rsidRDefault="000E7F6D">
            <w:pPr>
              <w:pStyle w:val="Compact"/>
            </w:pPr>
            <w:r>
              <w:t>Cambodia</w:t>
            </w:r>
          </w:p>
        </w:tc>
        <w:tc>
          <w:tcPr>
            <w:tcW w:w="0" w:type="auto"/>
          </w:tcPr>
          <w:p w14:paraId="54F074F3" w14:textId="77777777" w:rsidR="00936C5E" w:rsidRDefault="000E7F6D">
            <w:pPr>
              <w:pStyle w:val="Compact"/>
            </w:pPr>
            <w:r>
              <w:t>Rice</w:t>
            </w:r>
          </w:p>
        </w:tc>
        <w:tc>
          <w:tcPr>
            <w:tcW w:w="0" w:type="auto"/>
          </w:tcPr>
          <w:p w14:paraId="27C3741B" w14:textId="77777777" w:rsidR="00936C5E" w:rsidRDefault="000E7F6D">
            <w:pPr>
              <w:pStyle w:val="Compact"/>
            </w:pPr>
            <w:r>
              <w:t>1</w:t>
            </w:r>
          </w:p>
        </w:tc>
        <w:tc>
          <w:tcPr>
            <w:tcW w:w="0" w:type="auto"/>
          </w:tcPr>
          <w:p w14:paraId="104A03E2" w14:textId="77777777" w:rsidR="00936C5E" w:rsidRDefault="000E7F6D">
            <w:pPr>
              <w:pStyle w:val="Compact"/>
              <w:jc w:val="right"/>
            </w:pPr>
            <w:r>
              <w:t>0</w:t>
            </w:r>
          </w:p>
        </w:tc>
        <w:tc>
          <w:tcPr>
            <w:tcW w:w="0" w:type="auto"/>
          </w:tcPr>
          <w:p w14:paraId="0283A0F0" w14:textId="77777777" w:rsidR="00936C5E" w:rsidRDefault="000E7F6D">
            <w:pPr>
              <w:pStyle w:val="Compact"/>
            </w:pPr>
            <w:r>
              <w:t>NA</w:t>
            </w:r>
          </w:p>
        </w:tc>
        <w:tc>
          <w:tcPr>
            <w:tcW w:w="0" w:type="auto"/>
          </w:tcPr>
          <w:p w14:paraId="0EC1D4A2" w14:textId="77777777" w:rsidR="00936C5E" w:rsidRDefault="000E7F6D">
            <w:pPr>
              <w:pStyle w:val="Compact"/>
              <w:jc w:val="right"/>
            </w:pPr>
            <w:r>
              <w:t>NA</w:t>
            </w:r>
          </w:p>
        </w:tc>
        <w:tc>
          <w:tcPr>
            <w:tcW w:w="0" w:type="auto"/>
          </w:tcPr>
          <w:p w14:paraId="3D06FC3B" w14:textId="77777777" w:rsidR="00936C5E" w:rsidRDefault="000E7F6D">
            <w:pPr>
              <w:pStyle w:val="Compact"/>
              <w:jc w:val="right"/>
            </w:pPr>
            <w:r>
              <w:t>NA</w:t>
            </w:r>
          </w:p>
        </w:tc>
      </w:tr>
      <w:tr w:rsidR="00936C5E" w14:paraId="5AC5490D" w14:textId="77777777">
        <w:tc>
          <w:tcPr>
            <w:tcW w:w="0" w:type="auto"/>
          </w:tcPr>
          <w:p w14:paraId="4281242F" w14:textId="77777777" w:rsidR="00936C5E" w:rsidRDefault="000E7F6D">
            <w:pPr>
              <w:pStyle w:val="Compact"/>
            </w:pPr>
            <w:r>
              <w:t>China</w:t>
            </w:r>
          </w:p>
        </w:tc>
        <w:tc>
          <w:tcPr>
            <w:tcW w:w="0" w:type="auto"/>
          </w:tcPr>
          <w:p w14:paraId="6F5609FF" w14:textId="77777777" w:rsidR="00936C5E" w:rsidRDefault="000E7F6D">
            <w:pPr>
              <w:pStyle w:val="Compact"/>
            </w:pPr>
            <w:r>
              <w:t>Wheat</w:t>
            </w:r>
          </w:p>
        </w:tc>
        <w:tc>
          <w:tcPr>
            <w:tcW w:w="0" w:type="auto"/>
          </w:tcPr>
          <w:p w14:paraId="52CA5D31" w14:textId="77777777" w:rsidR="00936C5E" w:rsidRDefault="000E7F6D">
            <w:pPr>
              <w:pStyle w:val="Compact"/>
            </w:pPr>
            <w:r>
              <w:t>5,000</w:t>
            </w:r>
          </w:p>
        </w:tc>
        <w:tc>
          <w:tcPr>
            <w:tcW w:w="0" w:type="auto"/>
          </w:tcPr>
          <w:p w14:paraId="38660DD2" w14:textId="77777777" w:rsidR="00936C5E" w:rsidRDefault="000E7F6D">
            <w:pPr>
              <w:pStyle w:val="Compact"/>
              <w:jc w:val="right"/>
            </w:pPr>
            <w:r>
              <w:t>42</w:t>
            </w:r>
          </w:p>
        </w:tc>
        <w:tc>
          <w:tcPr>
            <w:tcW w:w="0" w:type="auto"/>
          </w:tcPr>
          <w:p w14:paraId="3E2D1625" w14:textId="77777777" w:rsidR="00936C5E" w:rsidRDefault="000E7F6D">
            <w:pPr>
              <w:pStyle w:val="Compact"/>
            </w:pPr>
            <w:r>
              <w:t>8,000</w:t>
            </w:r>
          </w:p>
        </w:tc>
        <w:tc>
          <w:tcPr>
            <w:tcW w:w="0" w:type="auto"/>
          </w:tcPr>
          <w:p w14:paraId="62B74FA6" w14:textId="77777777" w:rsidR="00936C5E" w:rsidRDefault="000E7F6D">
            <w:pPr>
              <w:pStyle w:val="Compact"/>
              <w:jc w:val="right"/>
            </w:pPr>
            <w:r>
              <w:t>6.5</w:t>
            </w:r>
          </w:p>
        </w:tc>
        <w:tc>
          <w:tcPr>
            <w:tcW w:w="0" w:type="auto"/>
          </w:tcPr>
          <w:p w14:paraId="2D7774B7" w14:textId="77777777" w:rsidR="00936C5E" w:rsidRDefault="000E7F6D">
            <w:pPr>
              <w:pStyle w:val="Compact"/>
              <w:jc w:val="right"/>
            </w:pPr>
            <w:r>
              <w:t>5.00</w:t>
            </w:r>
          </w:p>
        </w:tc>
      </w:tr>
      <w:tr w:rsidR="00936C5E" w14:paraId="394B43C2" w14:textId="77777777">
        <w:tc>
          <w:tcPr>
            <w:tcW w:w="0" w:type="auto"/>
          </w:tcPr>
          <w:p w14:paraId="5D9056E1" w14:textId="77777777" w:rsidR="00936C5E" w:rsidRDefault="000E7F6D">
            <w:pPr>
              <w:pStyle w:val="Compact"/>
            </w:pPr>
            <w:r>
              <w:t>India</w:t>
            </w:r>
          </w:p>
        </w:tc>
        <w:tc>
          <w:tcPr>
            <w:tcW w:w="0" w:type="auto"/>
          </w:tcPr>
          <w:p w14:paraId="0561E9CE" w14:textId="77777777" w:rsidR="00936C5E" w:rsidRDefault="000E7F6D">
            <w:pPr>
              <w:pStyle w:val="Compact"/>
            </w:pPr>
            <w:r>
              <w:t>Blackgram</w:t>
            </w:r>
          </w:p>
        </w:tc>
        <w:tc>
          <w:tcPr>
            <w:tcW w:w="0" w:type="auto"/>
          </w:tcPr>
          <w:p w14:paraId="1853452D" w14:textId="77777777" w:rsidR="00936C5E" w:rsidRDefault="000E7F6D">
            <w:pPr>
              <w:pStyle w:val="Compact"/>
            </w:pPr>
            <w:r>
              <w:t>15</w:t>
            </w:r>
          </w:p>
        </w:tc>
        <w:tc>
          <w:tcPr>
            <w:tcW w:w="0" w:type="auto"/>
          </w:tcPr>
          <w:p w14:paraId="4D9191CF" w14:textId="77777777" w:rsidR="00936C5E" w:rsidRDefault="000E7F6D">
            <w:pPr>
              <w:pStyle w:val="Compact"/>
              <w:jc w:val="right"/>
            </w:pPr>
            <w:r>
              <w:t>2</w:t>
            </w:r>
          </w:p>
        </w:tc>
        <w:tc>
          <w:tcPr>
            <w:tcW w:w="0" w:type="auto"/>
          </w:tcPr>
          <w:p w14:paraId="64939075" w14:textId="77777777" w:rsidR="00936C5E" w:rsidRDefault="000E7F6D">
            <w:pPr>
              <w:pStyle w:val="Compact"/>
            </w:pPr>
            <w:r>
              <w:t>600</w:t>
            </w:r>
          </w:p>
        </w:tc>
        <w:tc>
          <w:tcPr>
            <w:tcW w:w="0" w:type="auto"/>
          </w:tcPr>
          <w:p w14:paraId="0C19C5AE" w14:textId="77777777" w:rsidR="00936C5E" w:rsidRDefault="000E7F6D">
            <w:pPr>
              <w:pStyle w:val="Compact"/>
              <w:jc w:val="right"/>
            </w:pPr>
            <w:r>
              <w:t>1.5</w:t>
            </w:r>
          </w:p>
        </w:tc>
        <w:tc>
          <w:tcPr>
            <w:tcW w:w="0" w:type="auto"/>
          </w:tcPr>
          <w:p w14:paraId="53C14A46" w14:textId="77777777" w:rsidR="00936C5E" w:rsidRDefault="000E7F6D">
            <w:pPr>
              <w:pStyle w:val="Compact"/>
              <w:jc w:val="right"/>
            </w:pPr>
            <w:r>
              <w:t>1.00</w:t>
            </w:r>
          </w:p>
        </w:tc>
      </w:tr>
      <w:tr w:rsidR="00936C5E" w14:paraId="08C2FCCC" w14:textId="77777777">
        <w:tc>
          <w:tcPr>
            <w:tcW w:w="0" w:type="auto"/>
          </w:tcPr>
          <w:p w14:paraId="17734BA3" w14:textId="77777777" w:rsidR="00936C5E" w:rsidRDefault="000E7F6D">
            <w:pPr>
              <w:pStyle w:val="Compact"/>
            </w:pPr>
            <w:r>
              <w:t>India</w:t>
            </w:r>
          </w:p>
        </w:tc>
        <w:tc>
          <w:tcPr>
            <w:tcW w:w="0" w:type="auto"/>
          </w:tcPr>
          <w:p w14:paraId="3D295DBE" w14:textId="77777777" w:rsidR="00936C5E" w:rsidRDefault="000E7F6D">
            <w:pPr>
              <w:pStyle w:val="Compact"/>
            </w:pPr>
            <w:r>
              <w:t>Groundnut</w:t>
            </w:r>
          </w:p>
        </w:tc>
        <w:tc>
          <w:tcPr>
            <w:tcW w:w="0" w:type="auto"/>
          </w:tcPr>
          <w:p w14:paraId="76FE1E55" w14:textId="77777777" w:rsidR="00936C5E" w:rsidRDefault="000E7F6D">
            <w:pPr>
              <w:pStyle w:val="Compact"/>
            </w:pPr>
            <w:r>
              <w:t>20</w:t>
            </w:r>
          </w:p>
        </w:tc>
        <w:tc>
          <w:tcPr>
            <w:tcW w:w="0" w:type="auto"/>
          </w:tcPr>
          <w:p w14:paraId="0DDE9AB1" w14:textId="77777777" w:rsidR="00936C5E" w:rsidRDefault="000E7F6D">
            <w:pPr>
              <w:pStyle w:val="Compact"/>
              <w:jc w:val="right"/>
            </w:pPr>
            <w:r>
              <w:t>2</w:t>
            </w:r>
          </w:p>
        </w:tc>
        <w:tc>
          <w:tcPr>
            <w:tcW w:w="0" w:type="auto"/>
          </w:tcPr>
          <w:p w14:paraId="2FE13CDD" w14:textId="77777777" w:rsidR="00936C5E" w:rsidRDefault="000E7F6D">
            <w:pPr>
              <w:pStyle w:val="Compact"/>
            </w:pPr>
            <w:r>
              <w:t>10</w:t>
            </w:r>
          </w:p>
        </w:tc>
        <w:tc>
          <w:tcPr>
            <w:tcW w:w="0" w:type="auto"/>
          </w:tcPr>
          <w:p w14:paraId="6EE8A57A" w14:textId="77777777" w:rsidR="00936C5E" w:rsidRDefault="000E7F6D">
            <w:pPr>
              <w:pStyle w:val="Compact"/>
              <w:jc w:val="right"/>
            </w:pPr>
            <w:r>
              <w:t>3.0</w:t>
            </w:r>
          </w:p>
        </w:tc>
        <w:tc>
          <w:tcPr>
            <w:tcW w:w="0" w:type="auto"/>
          </w:tcPr>
          <w:p w14:paraId="6E212630" w14:textId="77777777" w:rsidR="00936C5E" w:rsidRDefault="000E7F6D">
            <w:pPr>
              <w:pStyle w:val="Compact"/>
              <w:jc w:val="right"/>
            </w:pPr>
            <w:r>
              <w:t>2.00</w:t>
            </w:r>
          </w:p>
        </w:tc>
      </w:tr>
      <w:tr w:rsidR="00936C5E" w14:paraId="61A97B3E" w14:textId="77777777">
        <w:tc>
          <w:tcPr>
            <w:tcW w:w="0" w:type="auto"/>
          </w:tcPr>
          <w:p w14:paraId="3B68CD3D" w14:textId="77777777" w:rsidR="00936C5E" w:rsidRDefault="000E7F6D">
            <w:pPr>
              <w:pStyle w:val="Compact"/>
            </w:pPr>
            <w:r>
              <w:t>India</w:t>
            </w:r>
          </w:p>
        </w:tc>
        <w:tc>
          <w:tcPr>
            <w:tcW w:w="0" w:type="auto"/>
          </w:tcPr>
          <w:p w14:paraId="3E9680AA" w14:textId="77777777" w:rsidR="00936C5E" w:rsidRDefault="000E7F6D">
            <w:pPr>
              <w:pStyle w:val="Compact"/>
            </w:pPr>
            <w:r>
              <w:t>Mungbean</w:t>
            </w:r>
          </w:p>
        </w:tc>
        <w:tc>
          <w:tcPr>
            <w:tcW w:w="0" w:type="auto"/>
          </w:tcPr>
          <w:p w14:paraId="2ED2DBFD" w14:textId="77777777" w:rsidR="00936C5E" w:rsidRDefault="000E7F6D">
            <w:pPr>
              <w:pStyle w:val="Compact"/>
            </w:pPr>
            <w:r>
              <w:t>30</w:t>
            </w:r>
          </w:p>
        </w:tc>
        <w:tc>
          <w:tcPr>
            <w:tcW w:w="0" w:type="auto"/>
          </w:tcPr>
          <w:p w14:paraId="6A4E57C4" w14:textId="77777777" w:rsidR="00936C5E" w:rsidRDefault="000E7F6D">
            <w:pPr>
              <w:pStyle w:val="Compact"/>
              <w:jc w:val="right"/>
            </w:pPr>
            <w:r>
              <w:t>3</w:t>
            </w:r>
          </w:p>
        </w:tc>
        <w:tc>
          <w:tcPr>
            <w:tcW w:w="0" w:type="auto"/>
          </w:tcPr>
          <w:p w14:paraId="5A89F8C1" w14:textId="77777777" w:rsidR="00936C5E" w:rsidRDefault="000E7F6D">
            <w:pPr>
              <w:pStyle w:val="Compact"/>
            </w:pPr>
            <w:r>
              <w:t>400</w:t>
            </w:r>
          </w:p>
        </w:tc>
        <w:tc>
          <w:tcPr>
            <w:tcW w:w="0" w:type="auto"/>
          </w:tcPr>
          <w:p w14:paraId="7A18FC4C" w14:textId="77777777" w:rsidR="00936C5E" w:rsidRDefault="000E7F6D">
            <w:pPr>
              <w:pStyle w:val="Compact"/>
              <w:jc w:val="right"/>
            </w:pPr>
            <w:r>
              <w:t>1.5</w:t>
            </w:r>
          </w:p>
        </w:tc>
        <w:tc>
          <w:tcPr>
            <w:tcW w:w="0" w:type="auto"/>
          </w:tcPr>
          <w:p w14:paraId="2B93D6F0" w14:textId="77777777" w:rsidR="00936C5E" w:rsidRDefault="000E7F6D">
            <w:pPr>
              <w:pStyle w:val="Compact"/>
              <w:jc w:val="right"/>
            </w:pPr>
            <w:r>
              <w:t>1.00</w:t>
            </w:r>
          </w:p>
        </w:tc>
      </w:tr>
      <w:tr w:rsidR="00936C5E" w14:paraId="5CFDA533" w14:textId="77777777">
        <w:tc>
          <w:tcPr>
            <w:tcW w:w="0" w:type="auto"/>
          </w:tcPr>
          <w:p w14:paraId="3DE9F35B" w14:textId="77777777" w:rsidR="00936C5E" w:rsidRDefault="000E7F6D">
            <w:pPr>
              <w:pStyle w:val="Compact"/>
            </w:pPr>
            <w:r>
              <w:t>Indonesia</w:t>
            </w:r>
          </w:p>
        </w:tc>
        <w:tc>
          <w:tcPr>
            <w:tcW w:w="0" w:type="auto"/>
          </w:tcPr>
          <w:p w14:paraId="5329D13C" w14:textId="77777777" w:rsidR="00936C5E" w:rsidRDefault="000E7F6D">
            <w:pPr>
              <w:pStyle w:val="Compact"/>
            </w:pPr>
            <w:r>
              <w:t>Rice</w:t>
            </w:r>
          </w:p>
        </w:tc>
        <w:tc>
          <w:tcPr>
            <w:tcW w:w="0" w:type="auto"/>
          </w:tcPr>
          <w:p w14:paraId="064CC936" w14:textId="77777777" w:rsidR="00936C5E" w:rsidRDefault="000E7F6D">
            <w:pPr>
              <w:pStyle w:val="Compact"/>
            </w:pPr>
            <w:r>
              <w:t>200</w:t>
            </w:r>
          </w:p>
        </w:tc>
        <w:tc>
          <w:tcPr>
            <w:tcW w:w="0" w:type="auto"/>
          </w:tcPr>
          <w:p w14:paraId="4ACFCAFF" w14:textId="77777777" w:rsidR="00936C5E" w:rsidRDefault="000E7F6D">
            <w:pPr>
              <w:pStyle w:val="Compact"/>
              <w:jc w:val="right"/>
            </w:pPr>
            <w:r>
              <w:t>25</w:t>
            </w:r>
          </w:p>
        </w:tc>
        <w:tc>
          <w:tcPr>
            <w:tcW w:w="0" w:type="auto"/>
          </w:tcPr>
          <w:p w14:paraId="20AB8330" w14:textId="77777777" w:rsidR="00936C5E" w:rsidRDefault="000E7F6D">
            <w:pPr>
              <w:pStyle w:val="Compact"/>
            </w:pPr>
            <w:r>
              <w:t>1,050</w:t>
            </w:r>
          </w:p>
        </w:tc>
        <w:tc>
          <w:tcPr>
            <w:tcW w:w="0" w:type="auto"/>
          </w:tcPr>
          <w:p w14:paraId="6ED48726" w14:textId="77777777" w:rsidR="00936C5E" w:rsidRDefault="000E7F6D">
            <w:pPr>
              <w:pStyle w:val="Compact"/>
              <w:jc w:val="right"/>
            </w:pPr>
            <w:r>
              <w:t>7.5</w:t>
            </w:r>
          </w:p>
        </w:tc>
        <w:tc>
          <w:tcPr>
            <w:tcW w:w="0" w:type="auto"/>
          </w:tcPr>
          <w:p w14:paraId="6A51BE47" w14:textId="77777777" w:rsidR="00936C5E" w:rsidRDefault="000E7F6D">
            <w:pPr>
              <w:pStyle w:val="Compact"/>
              <w:jc w:val="right"/>
            </w:pPr>
            <w:r>
              <w:t>5.00</w:t>
            </w:r>
          </w:p>
        </w:tc>
      </w:tr>
      <w:tr w:rsidR="00936C5E" w14:paraId="5472429B" w14:textId="77777777">
        <w:tc>
          <w:tcPr>
            <w:tcW w:w="0" w:type="auto"/>
          </w:tcPr>
          <w:p w14:paraId="09B77597" w14:textId="77777777" w:rsidR="00936C5E" w:rsidRDefault="000E7F6D">
            <w:pPr>
              <w:pStyle w:val="Compact"/>
            </w:pPr>
            <w:r>
              <w:t>Indonesia</w:t>
            </w:r>
          </w:p>
        </w:tc>
        <w:tc>
          <w:tcPr>
            <w:tcW w:w="0" w:type="auto"/>
          </w:tcPr>
          <w:p w14:paraId="5E26D016" w14:textId="77777777" w:rsidR="00936C5E" w:rsidRDefault="000E7F6D">
            <w:pPr>
              <w:pStyle w:val="Compact"/>
            </w:pPr>
            <w:r>
              <w:t>Sorghum</w:t>
            </w:r>
          </w:p>
        </w:tc>
        <w:tc>
          <w:tcPr>
            <w:tcW w:w="0" w:type="auto"/>
          </w:tcPr>
          <w:p w14:paraId="1209B89B" w14:textId="77777777" w:rsidR="00936C5E" w:rsidRDefault="000E7F6D">
            <w:pPr>
              <w:pStyle w:val="Compact"/>
            </w:pPr>
            <w:r>
              <w:t>100</w:t>
            </w:r>
          </w:p>
        </w:tc>
        <w:tc>
          <w:tcPr>
            <w:tcW w:w="0" w:type="auto"/>
          </w:tcPr>
          <w:p w14:paraId="19FBD945" w14:textId="77777777" w:rsidR="00936C5E" w:rsidRDefault="000E7F6D">
            <w:pPr>
              <w:pStyle w:val="Compact"/>
              <w:jc w:val="right"/>
            </w:pPr>
            <w:r>
              <w:t>3</w:t>
            </w:r>
          </w:p>
        </w:tc>
        <w:tc>
          <w:tcPr>
            <w:tcW w:w="0" w:type="auto"/>
          </w:tcPr>
          <w:p w14:paraId="6DCAE010" w14:textId="77777777" w:rsidR="00936C5E" w:rsidRDefault="000E7F6D">
            <w:pPr>
              <w:pStyle w:val="Compact"/>
            </w:pPr>
            <w:r>
              <w:t>120</w:t>
            </w:r>
          </w:p>
        </w:tc>
        <w:tc>
          <w:tcPr>
            <w:tcW w:w="0" w:type="auto"/>
          </w:tcPr>
          <w:p w14:paraId="1B02C844" w14:textId="77777777" w:rsidR="00936C5E" w:rsidRDefault="000E7F6D">
            <w:pPr>
              <w:pStyle w:val="Compact"/>
              <w:jc w:val="right"/>
            </w:pPr>
            <w:r>
              <w:t>6.1</w:t>
            </w:r>
          </w:p>
        </w:tc>
        <w:tc>
          <w:tcPr>
            <w:tcW w:w="0" w:type="auto"/>
          </w:tcPr>
          <w:p w14:paraId="54C99552" w14:textId="77777777" w:rsidR="00936C5E" w:rsidRDefault="000E7F6D">
            <w:pPr>
              <w:pStyle w:val="Compact"/>
              <w:jc w:val="right"/>
            </w:pPr>
            <w:r>
              <w:t>4.00</w:t>
            </w:r>
          </w:p>
        </w:tc>
      </w:tr>
      <w:tr w:rsidR="00936C5E" w14:paraId="3CFC8923" w14:textId="77777777">
        <w:tc>
          <w:tcPr>
            <w:tcW w:w="0" w:type="auto"/>
          </w:tcPr>
          <w:p w14:paraId="3E7209A7" w14:textId="77777777" w:rsidR="00936C5E" w:rsidRDefault="000E7F6D">
            <w:pPr>
              <w:pStyle w:val="Compact"/>
            </w:pPr>
            <w:r>
              <w:t>Indonesia</w:t>
            </w:r>
          </w:p>
        </w:tc>
        <w:tc>
          <w:tcPr>
            <w:tcW w:w="0" w:type="auto"/>
          </w:tcPr>
          <w:p w14:paraId="37E9213D" w14:textId="77777777" w:rsidR="00936C5E" w:rsidRDefault="000E7F6D">
            <w:pPr>
              <w:pStyle w:val="Compact"/>
            </w:pPr>
            <w:r>
              <w:t>Soybean</w:t>
            </w:r>
          </w:p>
        </w:tc>
        <w:tc>
          <w:tcPr>
            <w:tcW w:w="0" w:type="auto"/>
          </w:tcPr>
          <w:p w14:paraId="05ACE546" w14:textId="77777777" w:rsidR="00936C5E" w:rsidRDefault="000E7F6D">
            <w:pPr>
              <w:pStyle w:val="Compact"/>
            </w:pPr>
            <w:r>
              <w:t>150</w:t>
            </w:r>
          </w:p>
        </w:tc>
        <w:tc>
          <w:tcPr>
            <w:tcW w:w="0" w:type="auto"/>
          </w:tcPr>
          <w:p w14:paraId="54E4662D" w14:textId="77777777" w:rsidR="00936C5E" w:rsidRDefault="000E7F6D">
            <w:pPr>
              <w:pStyle w:val="Compact"/>
              <w:jc w:val="right"/>
            </w:pPr>
            <w:r>
              <w:t>12</w:t>
            </w:r>
          </w:p>
        </w:tc>
        <w:tc>
          <w:tcPr>
            <w:tcW w:w="0" w:type="auto"/>
          </w:tcPr>
          <w:p w14:paraId="5930AB95" w14:textId="77777777" w:rsidR="00936C5E" w:rsidRDefault="000E7F6D">
            <w:pPr>
              <w:pStyle w:val="Compact"/>
            </w:pPr>
            <w:r>
              <w:t>800</w:t>
            </w:r>
          </w:p>
        </w:tc>
        <w:tc>
          <w:tcPr>
            <w:tcW w:w="0" w:type="auto"/>
          </w:tcPr>
          <w:p w14:paraId="3B3347CC" w14:textId="77777777" w:rsidR="00936C5E" w:rsidRDefault="000E7F6D">
            <w:pPr>
              <w:pStyle w:val="Compact"/>
              <w:jc w:val="right"/>
            </w:pPr>
            <w:r>
              <w:t>2.4</w:t>
            </w:r>
          </w:p>
        </w:tc>
        <w:tc>
          <w:tcPr>
            <w:tcW w:w="0" w:type="auto"/>
          </w:tcPr>
          <w:p w14:paraId="395640B1" w14:textId="77777777" w:rsidR="00936C5E" w:rsidRDefault="000E7F6D">
            <w:pPr>
              <w:pStyle w:val="Compact"/>
              <w:jc w:val="right"/>
            </w:pPr>
            <w:r>
              <w:t>1.00</w:t>
            </w:r>
          </w:p>
        </w:tc>
      </w:tr>
      <w:tr w:rsidR="00936C5E" w14:paraId="41265E22" w14:textId="77777777">
        <w:tc>
          <w:tcPr>
            <w:tcW w:w="0" w:type="auto"/>
          </w:tcPr>
          <w:p w14:paraId="3F25DE74" w14:textId="77777777" w:rsidR="00936C5E" w:rsidRDefault="000E7F6D">
            <w:pPr>
              <w:pStyle w:val="Compact"/>
            </w:pPr>
            <w:r>
              <w:t>Japan</w:t>
            </w:r>
          </w:p>
        </w:tc>
        <w:tc>
          <w:tcPr>
            <w:tcW w:w="0" w:type="auto"/>
          </w:tcPr>
          <w:p w14:paraId="2AD3E0B5" w14:textId="77777777" w:rsidR="00936C5E" w:rsidRDefault="000E7F6D">
            <w:pPr>
              <w:pStyle w:val="Compact"/>
            </w:pPr>
            <w:r>
              <w:t>Rice</w:t>
            </w:r>
          </w:p>
        </w:tc>
        <w:tc>
          <w:tcPr>
            <w:tcW w:w="0" w:type="auto"/>
          </w:tcPr>
          <w:p w14:paraId="1D604E0E" w14:textId="77777777" w:rsidR="00936C5E" w:rsidRDefault="000E7F6D">
            <w:pPr>
              <w:pStyle w:val="Compact"/>
            </w:pPr>
            <w:r>
              <w:t>43</w:t>
            </w:r>
          </w:p>
        </w:tc>
        <w:tc>
          <w:tcPr>
            <w:tcW w:w="0" w:type="auto"/>
          </w:tcPr>
          <w:p w14:paraId="129F41CF" w14:textId="77777777" w:rsidR="00936C5E" w:rsidRDefault="000E7F6D">
            <w:pPr>
              <w:pStyle w:val="Compact"/>
              <w:jc w:val="right"/>
            </w:pPr>
            <w:r>
              <w:t>43</w:t>
            </w:r>
          </w:p>
        </w:tc>
        <w:tc>
          <w:tcPr>
            <w:tcW w:w="0" w:type="auto"/>
          </w:tcPr>
          <w:p w14:paraId="02AC6A0F" w14:textId="77777777" w:rsidR="00936C5E" w:rsidRDefault="000E7F6D">
            <w:pPr>
              <w:pStyle w:val="Compact"/>
            </w:pPr>
            <w:r>
              <w:t>180.2</w:t>
            </w:r>
          </w:p>
        </w:tc>
        <w:tc>
          <w:tcPr>
            <w:tcW w:w="0" w:type="auto"/>
          </w:tcPr>
          <w:p w14:paraId="2B6D7C58" w14:textId="77777777" w:rsidR="00936C5E" w:rsidRDefault="000E7F6D">
            <w:pPr>
              <w:pStyle w:val="Compact"/>
              <w:jc w:val="right"/>
            </w:pPr>
            <w:r>
              <w:t>5.0</w:t>
            </w:r>
          </w:p>
        </w:tc>
        <w:tc>
          <w:tcPr>
            <w:tcW w:w="0" w:type="auto"/>
          </w:tcPr>
          <w:p w14:paraId="22480CF9" w14:textId="77777777" w:rsidR="00936C5E" w:rsidRDefault="000E7F6D">
            <w:pPr>
              <w:pStyle w:val="Compact"/>
              <w:jc w:val="right"/>
            </w:pPr>
            <w:r>
              <w:t>5.00</w:t>
            </w:r>
          </w:p>
        </w:tc>
      </w:tr>
      <w:tr w:rsidR="00936C5E" w14:paraId="012CE389" w14:textId="77777777">
        <w:tc>
          <w:tcPr>
            <w:tcW w:w="0" w:type="auto"/>
          </w:tcPr>
          <w:p w14:paraId="77F62899" w14:textId="77777777" w:rsidR="00936C5E" w:rsidRDefault="000E7F6D">
            <w:pPr>
              <w:pStyle w:val="Compact"/>
            </w:pPr>
            <w:r>
              <w:t>Japan</w:t>
            </w:r>
          </w:p>
        </w:tc>
        <w:tc>
          <w:tcPr>
            <w:tcW w:w="0" w:type="auto"/>
          </w:tcPr>
          <w:p w14:paraId="39806527" w14:textId="77777777" w:rsidR="00936C5E" w:rsidRDefault="000E7F6D">
            <w:pPr>
              <w:pStyle w:val="Compact"/>
            </w:pPr>
            <w:r>
              <w:t>Soybean</w:t>
            </w:r>
          </w:p>
        </w:tc>
        <w:tc>
          <w:tcPr>
            <w:tcW w:w="0" w:type="auto"/>
          </w:tcPr>
          <w:p w14:paraId="0DB54E7B" w14:textId="77777777" w:rsidR="00936C5E" w:rsidRDefault="000E7F6D">
            <w:pPr>
              <w:pStyle w:val="Compact"/>
            </w:pPr>
            <w:r>
              <w:t>17</w:t>
            </w:r>
          </w:p>
        </w:tc>
        <w:tc>
          <w:tcPr>
            <w:tcW w:w="0" w:type="auto"/>
          </w:tcPr>
          <w:p w14:paraId="7F9078D5" w14:textId="77777777" w:rsidR="00936C5E" w:rsidRDefault="000E7F6D">
            <w:pPr>
              <w:pStyle w:val="Compact"/>
              <w:jc w:val="right"/>
            </w:pPr>
            <w:r>
              <w:t>17</w:t>
            </w:r>
          </w:p>
        </w:tc>
        <w:tc>
          <w:tcPr>
            <w:tcW w:w="0" w:type="auto"/>
          </w:tcPr>
          <w:p w14:paraId="64786D67" w14:textId="77777777" w:rsidR="00936C5E" w:rsidRDefault="000E7F6D">
            <w:pPr>
              <w:pStyle w:val="Compact"/>
            </w:pPr>
            <w:r>
              <w:t>13</w:t>
            </w:r>
          </w:p>
        </w:tc>
        <w:tc>
          <w:tcPr>
            <w:tcW w:w="0" w:type="auto"/>
          </w:tcPr>
          <w:p w14:paraId="7B09E327" w14:textId="77777777" w:rsidR="00936C5E" w:rsidRDefault="000E7F6D">
            <w:pPr>
              <w:pStyle w:val="Compact"/>
              <w:jc w:val="right"/>
            </w:pPr>
            <w:r>
              <w:t>1.7</w:t>
            </w:r>
          </w:p>
        </w:tc>
        <w:tc>
          <w:tcPr>
            <w:tcW w:w="0" w:type="auto"/>
          </w:tcPr>
          <w:p w14:paraId="455C4E19" w14:textId="77777777" w:rsidR="00936C5E" w:rsidRDefault="000E7F6D">
            <w:pPr>
              <w:pStyle w:val="Compact"/>
              <w:jc w:val="right"/>
            </w:pPr>
            <w:r>
              <w:t>1.70</w:t>
            </w:r>
          </w:p>
        </w:tc>
      </w:tr>
      <w:tr w:rsidR="00936C5E" w14:paraId="2E610883" w14:textId="77777777">
        <w:tc>
          <w:tcPr>
            <w:tcW w:w="0" w:type="auto"/>
          </w:tcPr>
          <w:p w14:paraId="3221B911" w14:textId="77777777" w:rsidR="00936C5E" w:rsidRDefault="000E7F6D">
            <w:pPr>
              <w:pStyle w:val="Compact"/>
            </w:pPr>
            <w:r>
              <w:t>Laos</w:t>
            </w:r>
          </w:p>
        </w:tc>
        <w:tc>
          <w:tcPr>
            <w:tcW w:w="0" w:type="auto"/>
          </w:tcPr>
          <w:p w14:paraId="52C580CA" w14:textId="77777777" w:rsidR="00936C5E" w:rsidRDefault="000E7F6D">
            <w:pPr>
              <w:pStyle w:val="Compact"/>
            </w:pPr>
            <w:r>
              <w:t>Mungbean</w:t>
            </w:r>
          </w:p>
        </w:tc>
        <w:tc>
          <w:tcPr>
            <w:tcW w:w="0" w:type="auto"/>
          </w:tcPr>
          <w:p w14:paraId="7DEAB2E3" w14:textId="77777777" w:rsidR="00936C5E" w:rsidRDefault="000E7F6D">
            <w:pPr>
              <w:pStyle w:val="Compact"/>
            </w:pPr>
            <w:r>
              <w:t>10</w:t>
            </w:r>
          </w:p>
        </w:tc>
        <w:tc>
          <w:tcPr>
            <w:tcW w:w="0" w:type="auto"/>
          </w:tcPr>
          <w:p w14:paraId="2FDDAD65" w14:textId="77777777" w:rsidR="00936C5E" w:rsidRDefault="000E7F6D">
            <w:pPr>
              <w:pStyle w:val="Compact"/>
              <w:jc w:val="right"/>
            </w:pPr>
            <w:r>
              <w:t>0</w:t>
            </w:r>
          </w:p>
        </w:tc>
        <w:tc>
          <w:tcPr>
            <w:tcW w:w="0" w:type="auto"/>
          </w:tcPr>
          <w:p w14:paraId="6651CA24" w14:textId="77777777" w:rsidR="00936C5E" w:rsidRDefault="000E7F6D">
            <w:pPr>
              <w:pStyle w:val="Compact"/>
            </w:pPr>
            <w:r>
              <w:t>NA</w:t>
            </w:r>
          </w:p>
        </w:tc>
        <w:tc>
          <w:tcPr>
            <w:tcW w:w="0" w:type="auto"/>
          </w:tcPr>
          <w:p w14:paraId="6AC4A7BC" w14:textId="77777777" w:rsidR="00936C5E" w:rsidRDefault="000E7F6D">
            <w:pPr>
              <w:pStyle w:val="Compact"/>
              <w:jc w:val="right"/>
            </w:pPr>
            <w:r>
              <w:t>NA</w:t>
            </w:r>
          </w:p>
        </w:tc>
        <w:tc>
          <w:tcPr>
            <w:tcW w:w="0" w:type="auto"/>
          </w:tcPr>
          <w:p w14:paraId="1563BD47" w14:textId="77777777" w:rsidR="00936C5E" w:rsidRDefault="000E7F6D">
            <w:pPr>
              <w:pStyle w:val="Compact"/>
              <w:jc w:val="right"/>
            </w:pPr>
            <w:r>
              <w:t>NA</w:t>
            </w:r>
          </w:p>
        </w:tc>
      </w:tr>
      <w:tr w:rsidR="00936C5E" w14:paraId="5DE5B1CB" w14:textId="77777777">
        <w:tc>
          <w:tcPr>
            <w:tcW w:w="0" w:type="auto"/>
          </w:tcPr>
          <w:p w14:paraId="5B905A83" w14:textId="77777777" w:rsidR="00936C5E" w:rsidRDefault="000E7F6D">
            <w:pPr>
              <w:pStyle w:val="Compact"/>
            </w:pPr>
            <w:r>
              <w:t>Laos</w:t>
            </w:r>
          </w:p>
        </w:tc>
        <w:tc>
          <w:tcPr>
            <w:tcW w:w="0" w:type="auto"/>
          </w:tcPr>
          <w:p w14:paraId="4BED3406" w14:textId="77777777" w:rsidR="00936C5E" w:rsidRDefault="000E7F6D">
            <w:pPr>
              <w:pStyle w:val="Compact"/>
            </w:pPr>
            <w:r>
              <w:t>Rice</w:t>
            </w:r>
          </w:p>
        </w:tc>
        <w:tc>
          <w:tcPr>
            <w:tcW w:w="0" w:type="auto"/>
          </w:tcPr>
          <w:p w14:paraId="65F19B40" w14:textId="77777777" w:rsidR="00936C5E" w:rsidRDefault="000E7F6D">
            <w:pPr>
              <w:pStyle w:val="Compact"/>
            </w:pPr>
            <w:r>
              <w:t>63</w:t>
            </w:r>
          </w:p>
        </w:tc>
        <w:tc>
          <w:tcPr>
            <w:tcW w:w="0" w:type="auto"/>
          </w:tcPr>
          <w:p w14:paraId="00DDD4A0" w14:textId="77777777" w:rsidR="00936C5E" w:rsidRDefault="000E7F6D">
            <w:pPr>
              <w:pStyle w:val="Compact"/>
              <w:jc w:val="right"/>
            </w:pPr>
            <w:r>
              <w:t>0</w:t>
            </w:r>
          </w:p>
        </w:tc>
        <w:tc>
          <w:tcPr>
            <w:tcW w:w="0" w:type="auto"/>
          </w:tcPr>
          <w:p w14:paraId="5932A097" w14:textId="77777777" w:rsidR="00936C5E" w:rsidRDefault="000E7F6D">
            <w:pPr>
              <w:pStyle w:val="Compact"/>
            </w:pPr>
            <w:r>
              <w:t>NA</w:t>
            </w:r>
          </w:p>
        </w:tc>
        <w:tc>
          <w:tcPr>
            <w:tcW w:w="0" w:type="auto"/>
          </w:tcPr>
          <w:p w14:paraId="0647AFFB" w14:textId="77777777" w:rsidR="00936C5E" w:rsidRDefault="000E7F6D">
            <w:pPr>
              <w:pStyle w:val="Compact"/>
              <w:jc w:val="right"/>
            </w:pPr>
            <w:r>
              <w:t>NA</w:t>
            </w:r>
          </w:p>
        </w:tc>
        <w:tc>
          <w:tcPr>
            <w:tcW w:w="0" w:type="auto"/>
          </w:tcPr>
          <w:p w14:paraId="0736D713" w14:textId="77777777" w:rsidR="00936C5E" w:rsidRDefault="000E7F6D">
            <w:pPr>
              <w:pStyle w:val="Compact"/>
              <w:jc w:val="right"/>
            </w:pPr>
            <w:r>
              <w:t>NA</w:t>
            </w:r>
          </w:p>
        </w:tc>
      </w:tr>
      <w:tr w:rsidR="00936C5E" w14:paraId="59231037" w14:textId="77777777">
        <w:tc>
          <w:tcPr>
            <w:tcW w:w="0" w:type="auto"/>
          </w:tcPr>
          <w:p w14:paraId="4FE293EF" w14:textId="77777777" w:rsidR="00936C5E" w:rsidRDefault="000E7F6D">
            <w:pPr>
              <w:pStyle w:val="Compact"/>
            </w:pPr>
            <w:r>
              <w:t>Laos</w:t>
            </w:r>
          </w:p>
        </w:tc>
        <w:tc>
          <w:tcPr>
            <w:tcW w:w="0" w:type="auto"/>
          </w:tcPr>
          <w:p w14:paraId="425213D6" w14:textId="77777777" w:rsidR="00936C5E" w:rsidRDefault="000E7F6D">
            <w:pPr>
              <w:pStyle w:val="Compact"/>
            </w:pPr>
            <w:r>
              <w:t>Soybean</w:t>
            </w:r>
          </w:p>
        </w:tc>
        <w:tc>
          <w:tcPr>
            <w:tcW w:w="0" w:type="auto"/>
          </w:tcPr>
          <w:p w14:paraId="61CFD4AD" w14:textId="77777777" w:rsidR="00936C5E" w:rsidRDefault="000E7F6D">
            <w:pPr>
              <w:pStyle w:val="Compact"/>
            </w:pPr>
            <w:r>
              <w:t>20</w:t>
            </w:r>
          </w:p>
        </w:tc>
        <w:tc>
          <w:tcPr>
            <w:tcW w:w="0" w:type="auto"/>
          </w:tcPr>
          <w:p w14:paraId="7D1EEC2D" w14:textId="77777777" w:rsidR="00936C5E" w:rsidRDefault="000E7F6D">
            <w:pPr>
              <w:pStyle w:val="Compact"/>
              <w:jc w:val="right"/>
            </w:pPr>
            <w:r>
              <w:t>0</w:t>
            </w:r>
          </w:p>
        </w:tc>
        <w:tc>
          <w:tcPr>
            <w:tcW w:w="0" w:type="auto"/>
          </w:tcPr>
          <w:p w14:paraId="265779CD" w14:textId="77777777" w:rsidR="00936C5E" w:rsidRDefault="000E7F6D">
            <w:pPr>
              <w:pStyle w:val="Compact"/>
            </w:pPr>
            <w:r>
              <w:t>NA</w:t>
            </w:r>
          </w:p>
        </w:tc>
        <w:tc>
          <w:tcPr>
            <w:tcW w:w="0" w:type="auto"/>
          </w:tcPr>
          <w:p w14:paraId="04E88644" w14:textId="77777777" w:rsidR="00936C5E" w:rsidRDefault="000E7F6D">
            <w:pPr>
              <w:pStyle w:val="Compact"/>
              <w:jc w:val="right"/>
            </w:pPr>
            <w:r>
              <w:t>NA</w:t>
            </w:r>
          </w:p>
        </w:tc>
        <w:tc>
          <w:tcPr>
            <w:tcW w:w="0" w:type="auto"/>
          </w:tcPr>
          <w:p w14:paraId="67739B8B" w14:textId="77777777" w:rsidR="00936C5E" w:rsidRDefault="000E7F6D">
            <w:pPr>
              <w:pStyle w:val="Compact"/>
              <w:jc w:val="right"/>
            </w:pPr>
            <w:r>
              <w:t>NA</w:t>
            </w:r>
          </w:p>
        </w:tc>
      </w:tr>
      <w:tr w:rsidR="00936C5E" w14:paraId="7E712CC3" w14:textId="77777777">
        <w:tc>
          <w:tcPr>
            <w:tcW w:w="0" w:type="auto"/>
          </w:tcPr>
          <w:p w14:paraId="3131FD53" w14:textId="77777777" w:rsidR="00936C5E" w:rsidRDefault="000E7F6D">
            <w:pPr>
              <w:pStyle w:val="Compact"/>
            </w:pPr>
            <w:r>
              <w:t>Malaysia</w:t>
            </w:r>
          </w:p>
        </w:tc>
        <w:tc>
          <w:tcPr>
            <w:tcW w:w="0" w:type="auto"/>
          </w:tcPr>
          <w:p w14:paraId="65D02FD8" w14:textId="77777777" w:rsidR="00936C5E" w:rsidRDefault="000E7F6D">
            <w:pPr>
              <w:pStyle w:val="Compact"/>
            </w:pPr>
            <w:r>
              <w:t>Banana</w:t>
            </w:r>
          </w:p>
        </w:tc>
        <w:tc>
          <w:tcPr>
            <w:tcW w:w="0" w:type="auto"/>
          </w:tcPr>
          <w:p w14:paraId="7EC85160" w14:textId="77777777" w:rsidR="00936C5E" w:rsidRDefault="000E7F6D">
            <w:pPr>
              <w:pStyle w:val="Compact"/>
            </w:pPr>
            <w:r>
              <w:t>3</w:t>
            </w:r>
          </w:p>
        </w:tc>
        <w:tc>
          <w:tcPr>
            <w:tcW w:w="0" w:type="auto"/>
          </w:tcPr>
          <w:p w14:paraId="65E6BCE5" w14:textId="77777777" w:rsidR="00936C5E" w:rsidRDefault="000E7F6D">
            <w:pPr>
              <w:pStyle w:val="Compact"/>
              <w:jc w:val="right"/>
            </w:pPr>
            <w:r>
              <w:t>0</w:t>
            </w:r>
          </w:p>
        </w:tc>
        <w:tc>
          <w:tcPr>
            <w:tcW w:w="0" w:type="auto"/>
          </w:tcPr>
          <w:p w14:paraId="5FE9821E" w14:textId="77777777" w:rsidR="00936C5E" w:rsidRDefault="000E7F6D">
            <w:pPr>
              <w:pStyle w:val="Compact"/>
            </w:pPr>
            <w:r>
              <w:t>NA</w:t>
            </w:r>
          </w:p>
        </w:tc>
        <w:tc>
          <w:tcPr>
            <w:tcW w:w="0" w:type="auto"/>
          </w:tcPr>
          <w:p w14:paraId="1C31AC71" w14:textId="77777777" w:rsidR="00936C5E" w:rsidRDefault="000E7F6D">
            <w:pPr>
              <w:pStyle w:val="Compact"/>
              <w:jc w:val="right"/>
            </w:pPr>
            <w:r>
              <w:t>NA</w:t>
            </w:r>
          </w:p>
        </w:tc>
        <w:tc>
          <w:tcPr>
            <w:tcW w:w="0" w:type="auto"/>
          </w:tcPr>
          <w:p w14:paraId="38B121F9" w14:textId="77777777" w:rsidR="00936C5E" w:rsidRDefault="000E7F6D">
            <w:pPr>
              <w:pStyle w:val="Compact"/>
              <w:jc w:val="right"/>
            </w:pPr>
            <w:r>
              <w:t>NA</w:t>
            </w:r>
          </w:p>
        </w:tc>
      </w:tr>
      <w:tr w:rsidR="00936C5E" w14:paraId="375AE29E" w14:textId="77777777">
        <w:tc>
          <w:tcPr>
            <w:tcW w:w="0" w:type="auto"/>
          </w:tcPr>
          <w:p w14:paraId="56CF36D7" w14:textId="77777777" w:rsidR="00936C5E" w:rsidRDefault="000E7F6D">
            <w:pPr>
              <w:pStyle w:val="Compact"/>
            </w:pPr>
            <w:r>
              <w:t>Malaysia</w:t>
            </w:r>
          </w:p>
        </w:tc>
        <w:tc>
          <w:tcPr>
            <w:tcW w:w="0" w:type="auto"/>
          </w:tcPr>
          <w:p w14:paraId="6677B5A3" w14:textId="77777777" w:rsidR="00936C5E" w:rsidRDefault="000E7F6D">
            <w:pPr>
              <w:pStyle w:val="Compact"/>
            </w:pPr>
            <w:r>
              <w:t>Pineapple</w:t>
            </w:r>
          </w:p>
        </w:tc>
        <w:tc>
          <w:tcPr>
            <w:tcW w:w="0" w:type="auto"/>
          </w:tcPr>
          <w:p w14:paraId="19801EC3" w14:textId="77777777" w:rsidR="00936C5E" w:rsidRDefault="000E7F6D">
            <w:pPr>
              <w:pStyle w:val="Compact"/>
            </w:pPr>
            <w:r>
              <w:t>3</w:t>
            </w:r>
          </w:p>
        </w:tc>
        <w:tc>
          <w:tcPr>
            <w:tcW w:w="0" w:type="auto"/>
          </w:tcPr>
          <w:p w14:paraId="6328CB92" w14:textId="77777777" w:rsidR="00936C5E" w:rsidRDefault="000E7F6D">
            <w:pPr>
              <w:pStyle w:val="Compact"/>
              <w:jc w:val="right"/>
            </w:pPr>
            <w:r>
              <w:t>0</w:t>
            </w:r>
          </w:p>
        </w:tc>
        <w:tc>
          <w:tcPr>
            <w:tcW w:w="0" w:type="auto"/>
          </w:tcPr>
          <w:p w14:paraId="2F168ABD" w14:textId="77777777" w:rsidR="00936C5E" w:rsidRDefault="000E7F6D">
            <w:pPr>
              <w:pStyle w:val="Compact"/>
            </w:pPr>
            <w:r>
              <w:t>NA</w:t>
            </w:r>
          </w:p>
        </w:tc>
        <w:tc>
          <w:tcPr>
            <w:tcW w:w="0" w:type="auto"/>
          </w:tcPr>
          <w:p w14:paraId="0ED54151" w14:textId="77777777" w:rsidR="00936C5E" w:rsidRDefault="000E7F6D">
            <w:pPr>
              <w:pStyle w:val="Compact"/>
              <w:jc w:val="right"/>
            </w:pPr>
            <w:r>
              <w:t>NA</w:t>
            </w:r>
          </w:p>
        </w:tc>
        <w:tc>
          <w:tcPr>
            <w:tcW w:w="0" w:type="auto"/>
          </w:tcPr>
          <w:p w14:paraId="26376CEF" w14:textId="77777777" w:rsidR="00936C5E" w:rsidRDefault="000E7F6D">
            <w:pPr>
              <w:pStyle w:val="Compact"/>
              <w:jc w:val="right"/>
            </w:pPr>
            <w:r>
              <w:t>NA</w:t>
            </w:r>
          </w:p>
        </w:tc>
      </w:tr>
      <w:tr w:rsidR="00936C5E" w14:paraId="1456CC42" w14:textId="77777777">
        <w:tc>
          <w:tcPr>
            <w:tcW w:w="0" w:type="auto"/>
          </w:tcPr>
          <w:p w14:paraId="34B4A06A" w14:textId="77777777" w:rsidR="00936C5E" w:rsidRDefault="000E7F6D">
            <w:pPr>
              <w:pStyle w:val="Compact"/>
            </w:pPr>
            <w:r>
              <w:t>Malaysia</w:t>
            </w:r>
          </w:p>
        </w:tc>
        <w:tc>
          <w:tcPr>
            <w:tcW w:w="0" w:type="auto"/>
          </w:tcPr>
          <w:p w14:paraId="107AD442" w14:textId="77777777" w:rsidR="00936C5E" w:rsidRDefault="000E7F6D">
            <w:pPr>
              <w:pStyle w:val="Compact"/>
            </w:pPr>
            <w:r>
              <w:t>Rice</w:t>
            </w:r>
          </w:p>
        </w:tc>
        <w:tc>
          <w:tcPr>
            <w:tcW w:w="0" w:type="auto"/>
          </w:tcPr>
          <w:p w14:paraId="532DA1F8" w14:textId="77777777" w:rsidR="00936C5E" w:rsidRDefault="000E7F6D">
            <w:pPr>
              <w:pStyle w:val="Compact"/>
            </w:pPr>
            <w:r>
              <w:t>10</w:t>
            </w:r>
          </w:p>
        </w:tc>
        <w:tc>
          <w:tcPr>
            <w:tcW w:w="0" w:type="auto"/>
          </w:tcPr>
          <w:p w14:paraId="18AB9790" w14:textId="77777777" w:rsidR="00936C5E" w:rsidRDefault="000E7F6D">
            <w:pPr>
              <w:pStyle w:val="Compact"/>
              <w:jc w:val="right"/>
            </w:pPr>
            <w:r>
              <w:t>1</w:t>
            </w:r>
          </w:p>
        </w:tc>
        <w:tc>
          <w:tcPr>
            <w:tcW w:w="0" w:type="auto"/>
          </w:tcPr>
          <w:p w14:paraId="09E23B71" w14:textId="77777777" w:rsidR="00936C5E" w:rsidRDefault="000E7F6D">
            <w:pPr>
              <w:pStyle w:val="Compact"/>
            </w:pPr>
            <w:r>
              <w:t>0.2</w:t>
            </w:r>
          </w:p>
        </w:tc>
        <w:tc>
          <w:tcPr>
            <w:tcW w:w="0" w:type="auto"/>
          </w:tcPr>
          <w:p w14:paraId="470F2682" w14:textId="77777777" w:rsidR="00936C5E" w:rsidRDefault="000E7F6D">
            <w:pPr>
              <w:pStyle w:val="Compact"/>
              <w:jc w:val="right"/>
            </w:pPr>
            <w:r>
              <w:t>10.0</w:t>
            </w:r>
          </w:p>
        </w:tc>
        <w:tc>
          <w:tcPr>
            <w:tcW w:w="0" w:type="auto"/>
          </w:tcPr>
          <w:p w14:paraId="2B451581" w14:textId="77777777" w:rsidR="00936C5E" w:rsidRDefault="000E7F6D">
            <w:pPr>
              <w:pStyle w:val="Compact"/>
              <w:jc w:val="right"/>
            </w:pPr>
            <w:r>
              <w:t>5.00</w:t>
            </w:r>
          </w:p>
        </w:tc>
      </w:tr>
      <w:tr w:rsidR="00936C5E" w14:paraId="18C5FA14" w14:textId="77777777">
        <w:tc>
          <w:tcPr>
            <w:tcW w:w="0" w:type="auto"/>
          </w:tcPr>
          <w:p w14:paraId="60E6C403" w14:textId="77777777" w:rsidR="00936C5E" w:rsidRDefault="000E7F6D">
            <w:pPr>
              <w:pStyle w:val="Compact"/>
            </w:pPr>
            <w:r>
              <w:t>Mongolia</w:t>
            </w:r>
          </w:p>
        </w:tc>
        <w:tc>
          <w:tcPr>
            <w:tcW w:w="0" w:type="auto"/>
          </w:tcPr>
          <w:p w14:paraId="0FFA7E3C" w14:textId="77777777" w:rsidR="00936C5E" w:rsidRDefault="000E7F6D">
            <w:pPr>
              <w:pStyle w:val="Compact"/>
            </w:pPr>
            <w:r>
              <w:t>Barley</w:t>
            </w:r>
          </w:p>
        </w:tc>
        <w:tc>
          <w:tcPr>
            <w:tcW w:w="0" w:type="auto"/>
          </w:tcPr>
          <w:p w14:paraId="17C980CB" w14:textId="77777777" w:rsidR="00936C5E" w:rsidRDefault="000E7F6D">
            <w:pPr>
              <w:pStyle w:val="Compact"/>
            </w:pPr>
            <w:r>
              <w:t>4</w:t>
            </w:r>
          </w:p>
        </w:tc>
        <w:tc>
          <w:tcPr>
            <w:tcW w:w="0" w:type="auto"/>
          </w:tcPr>
          <w:p w14:paraId="285E99AE" w14:textId="77777777" w:rsidR="00936C5E" w:rsidRDefault="000E7F6D">
            <w:pPr>
              <w:pStyle w:val="Compact"/>
              <w:jc w:val="right"/>
            </w:pPr>
            <w:r>
              <w:t>0</w:t>
            </w:r>
          </w:p>
        </w:tc>
        <w:tc>
          <w:tcPr>
            <w:tcW w:w="0" w:type="auto"/>
          </w:tcPr>
          <w:p w14:paraId="503A68F3" w14:textId="77777777" w:rsidR="00936C5E" w:rsidRDefault="000E7F6D">
            <w:pPr>
              <w:pStyle w:val="Compact"/>
            </w:pPr>
            <w:r>
              <w:t>NA</w:t>
            </w:r>
          </w:p>
        </w:tc>
        <w:tc>
          <w:tcPr>
            <w:tcW w:w="0" w:type="auto"/>
          </w:tcPr>
          <w:p w14:paraId="6BD909B7" w14:textId="77777777" w:rsidR="00936C5E" w:rsidRDefault="000E7F6D">
            <w:pPr>
              <w:pStyle w:val="Compact"/>
              <w:jc w:val="right"/>
            </w:pPr>
            <w:r>
              <w:t>NA</w:t>
            </w:r>
          </w:p>
        </w:tc>
        <w:tc>
          <w:tcPr>
            <w:tcW w:w="0" w:type="auto"/>
          </w:tcPr>
          <w:p w14:paraId="0056B0B7" w14:textId="77777777" w:rsidR="00936C5E" w:rsidRDefault="000E7F6D">
            <w:pPr>
              <w:pStyle w:val="Compact"/>
              <w:jc w:val="right"/>
            </w:pPr>
            <w:r>
              <w:t>NA</w:t>
            </w:r>
          </w:p>
        </w:tc>
      </w:tr>
      <w:tr w:rsidR="00936C5E" w14:paraId="1A1A0E89" w14:textId="77777777">
        <w:tc>
          <w:tcPr>
            <w:tcW w:w="0" w:type="auto"/>
          </w:tcPr>
          <w:p w14:paraId="7E17A170" w14:textId="77777777" w:rsidR="00936C5E" w:rsidRDefault="000E7F6D">
            <w:pPr>
              <w:pStyle w:val="Compact"/>
            </w:pPr>
            <w:r>
              <w:t>Mongolia</w:t>
            </w:r>
          </w:p>
        </w:tc>
        <w:tc>
          <w:tcPr>
            <w:tcW w:w="0" w:type="auto"/>
          </w:tcPr>
          <w:p w14:paraId="6B993B87" w14:textId="77777777" w:rsidR="00936C5E" w:rsidRDefault="000E7F6D">
            <w:pPr>
              <w:pStyle w:val="Compact"/>
            </w:pPr>
            <w:r>
              <w:t>Rice</w:t>
            </w:r>
          </w:p>
        </w:tc>
        <w:tc>
          <w:tcPr>
            <w:tcW w:w="0" w:type="auto"/>
          </w:tcPr>
          <w:p w14:paraId="708DA765" w14:textId="77777777" w:rsidR="00936C5E" w:rsidRDefault="000E7F6D">
            <w:pPr>
              <w:pStyle w:val="Compact"/>
            </w:pPr>
            <w:r>
              <w:t>1</w:t>
            </w:r>
          </w:p>
        </w:tc>
        <w:tc>
          <w:tcPr>
            <w:tcW w:w="0" w:type="auto"/>
          </w:tcPr>
          <w:p w14:paraId="055BC98D" w14:textId="77777777" w:rsidR="00936C5E" w:rsidRDefault="000E7F6D">
            <w:pPr>
              <w:pStyle w:val="Compact"/>
              <w:jc w:val="right"/>
            </w:pPr>
            <w:r>
              <w:t>0</w:t>
            </w:r>
          </w:p>
        </w:tc>
        <w:tc>
          <w:tcPr>
            <w:tcW w:w="0" w:type="auto"/>
          </w:tcPr>
          <w:p w14:paraId="2D4FE371" w14:textId="77777777" w:rsidR="00936C5E" w:rsidRDefault="000E7F6D">
            <w:pPr>
              <w:pStyle w:val="Compact"/>
            </w:pPr>
            <w:r>
              <w:t>NA</w:t>
            </w:r>
          </w:p>
        </w:tc>
        <w:tc>
          <w:tcPr>
            <w:tcW w:w="0" w:type="auto"/>
          </w:tcPr>
          <w:p w14:paraId="6CD528E2" w14:textId="77777777" w:rsidR="00936C5E" w:rsidRDefault="000E7F6D">
            <w:pPr>
              <w:pStyle w:val="Compact"/>
              <w:jc w:val="right"/>
            </w:pPr>
            <w:r>
              <w:t>NA</w:t>
            </w:r>
          </w:p>
        </w:tc>
        <w:tc>
          <w:tcPr>
            <w:tcW w:w="0" w:type="auto"/>
          </w:tcPr>
          <w:p w14:paraId="488E6734" w14:textId="77777777" w:rsidR="00936C5E" w:rsidRDefault="000E7F6D">
            <w:pPr>
              <w:pStyle w:val="Compact"/>
              <w:jc w:val="right"/>
            </w:pPr>
            <w:r>
              <w:t>NA</w:t>
            </w:r>
          </w:p>
        </w:tc>
      </w:tr>
      <w:tr w:rsidR="00936C5E" w14:paraId="354F572C" w14:textId="77777777">
        <w:tc>
          <w:tcPr>
            <w:tcW w:w="0" w:type="auto"/>
          </w:tcPr>
          <w:p w14:paraId="74AC4CAC" w14:textId="77777777" w:rsidR="00936C5E" w:rsidRDefault="000E7F6D">
            <w:pPr>
              <w:pStyle w:val="Compact"/>
            </w:pPr>
            <w:r>
              <w:t>Mongolia</w:t>
            </w:r>
          </w:p>
        </w:tc>
        <w:tc>
          <w:tcPr>
            <w:tcW w:w="0" w:type="auto"/>
          </w:tcPr>
          <w:p w14:paraId="11065773" w14:textId="77777777" w:rsidR="00936C5E" w:rsidRDefault="000E7F6D">
            <w:pPr>
              <w:pStyle w:val="Compact"/>
            </w:pPr>
            <w:r>
              <w:t>Wheat</w:t>
            </w:r>
          </w:p>
        </w:tc>
        <w:tc>
          <w:tcPr>
            <w:tcW w:w="0" w:type="auto"/>
          </w:tcPr>
          <w:p w14:paraId="3B559F15" w14:textId="77777777" w:rsidR="00936C5E" w:rsidRDefault="000E7F6D">
            <w:pPr>
              <w:pStyle w:val="Compact"/>
            </w:pPr>
            <w:r>
              <w:t>15</w:t>
            </w:r>
          </w:p>
        </w:tc>
        <w:tc>
          <w:tcPr>
            <w:tcW w:w="0" w:type="auto"/>
          </w:tcPr>
          <w:p w14:paraId="5EC4CD55" w14:textId="77777777" w:rsidR="00936C5E" w:rsidRDefault="000E7F6D">
            <w:pPr>
              <w:pStyle w:val="Compact"/>
              <w:jc w:val="right"/>
            </w:pPr>
            <w:r>
              <w:t>3</w:t>
            </w:r>
          </w:p>
        </w:tc>
        <w:tc>
          <w:tcPr>
            <w:tcW w:w="0" w:type="auto"/>
          </w:tcPr>
          <w:p w14:paraId="3F061484" w14:textId="77777777" w:rsidR="00936C5E" w:rsidRDefault="000E7F6D">
            <w:pPr>
              <w:pStyle w:val="Compact"/>
            </w:pPr>
            <w:r>
              <w:t>12</w:t>
            </w:r>
          </w:p>
        </w:tc>
        <w:tc>
          <w:tcPr>
            <w:tcW w:w="0" w:type="auto"/>
          </w:tcPr>
          <w:p w14:paraId="674DCF3D" w14:textId="77777777" w:rsidR="00936C5E" w:rsidRDefault="000E7F6D">
            <w:pPr>
              <w:pStyle w:val="Compact"/>
              <w:jc w:val="right"/>
            </w:pPr>
            <w:r>
              <w:t>1.6</w:t>
            </w:r>
          </w:p>
        </w:tc>
        <w:tc>
          <w:tcPr>
            <w:tcW w:w="0" w:type="auto"/>
          </w:tcPr>
          <w:p w14:paraId="2F143559" w14:textId="77777777" w:rsidR="00936C5E" w:rsidRDefault="000E7F6D">
            <w:pPr>
              <w:pStyle w:val="Compact"/>
              <w:jc w:val="right"/>
            </w:pPr>
            <w:r>
              <w:t>1.00</w:t>
            </w:r>
          </w:p>
        </w:tc>
      </w:tr>
      <w:tr w:rsidR="00936C5E" w14:paraId="1124FF4B" w14:textId="77777777">
        <w:tc>
          <w:tcPr>
            <w:tcW w:w="0" w:type="auto"/>
          </w:tcPr>
          <w:p w14:paraId="3FD00388" w14:textId="77777777" w:rsidR="00936C5E" w:rsidRDefault="000E7F6D">
            <w:pPr>
              <w:pStyle w:val="Compact"/>
            </w:pPr>
            <w:r>
              <w:t>Myanmar</w:t>
            </w:r>
          </w:p>
        </w:tc>
        <w:tc>
          <w:tcPr>
            <w:tcW w:w="0" w:type="auto"/>
          </w:tcPr>
          <w:p w14:paraId="2A245C5D" w14:textId="77777777" w:rsidR="00936C5E" w:rsidRDefault="000E7F6D">
            <w:pPr>
              <w:pStyle w:val="Compact"/>
            </w:pPr>
            <w:r>
              <w:t>Mungbean</w:t>
            </w:r>
          </w:p>
        </w:tc>
        <w:tc>
          <w:tcPr>
            <w:tcW w:w="0" w:type="auto"/>
          </w:tcPr>
          <w:p w14:paraId="4FF81B19" w14:textId="77777777" w:rsidR="00936C5E" w:rsidRDefault="000E7F6D">
            <w:pPr>
              <w:pStyle w:val="Compact"/>
            </w:pPr>
            <w:r>
              <w:t>9</w:t>
            </w:r>
          </w:p>
        </w:tc>
        <w:tc>
          <w:tcPr>
            <w:tcW w:w="0" w:type="auto"/>
          </w:tcPr>
          <w:p w14:paraId="7C347A93" w14:textId="77777777" w:rsidR="00936C5E" w:rsidRDefault="000E7F6D">
            <w:pPr>
              <w:pStyle w:val="Compact"/>
              <w:jc w:val="right"/>
            </w:pPr>
            <w:r>
              <w:t>0</w:t>
            </w:r>
          </w:p>
        </w:tc>
        <w:tc>
          <w:tcPr>
            <w:tcW w:w="0" w:type="auto"/>
          </w:tcPr>
          <w:p w14:paraId="044F5A35" w14:textId="77777777" w:rsidR="00936C5E" w:rsidRDefault="000E7F6D">
            <w:pPr>
              <w:pStyle w:val="Compact"/>
            </w:pPr>
            <w:r>
              <w:t>NA</w:t>
            </w:r>
          </w:p>
        </w:tc>
        <w:tc>
          <w:tcPr>
            <w:tcW w:w="0" w:type="auto"/>
          </w:tcPr>
          <w:p w14:paraId="73446005" w14:textId="77777777" w:rsidR="00936C5E" w:rsidRDefault="000E7F6D">
            <w:pPr>
              <w:pStyle w:val="Compact"/>
              <w:jc w:val="right"/>
            </w:pPr>
            <w:r>
              <w:t>NA</w:t>
            </w:r>
          </w:p>
        </w:tc>
        <w:tc>
          <w:tcPr>
            <w:tcW w:w="0" w:type="auto"/>
          </w:tcPr>
          <w:p w14:paraId="21248592" w14:textId="77777777" w:rsidR="00936C5E" w:rsidRDefault="000E7F6D">
            <w:pPr>
              <w:pStyle w:val="Compact"/>
              <w:jc w:val="right"/>
            </w:pPr>
            <w:r>
              <w:t>NA</w:t>
            </w:r>
          </w:p>
        </w:tc>
      </w:tr>
      <w:tr w:rsidR="00936C5E" w14:paraId="5B9F46E4" w14:textId="77777777">
        <w:tc>
          <w:tcPr>
            <w:tcW w:w="0" w:type="auto"/>
          </w:tcPr>
          <w:p w14:paraId="53629E23" w14:textId="77777777" w:rsidR="00936C5E" w:rsidRDefault="000E7F6D">
            <w:pPr>
              <w:pStyle w:val="Compact"/>
            </w:pPr>
            <w:r>
              <w:t>Myanmar</w:t>
            </w:r>
          </w:p>
        </w:tc>
        <w:tc>
          <w:tcPr>
            <w:tcW w:w="0" w:type="auto"/>
          </w:tcPr>
          <w:p w14:paraId="09597FE8" w14:textId="77777777" w:rsidR="00936C5E" w:rsidRDefault="000E7F6D">
            <w:pPr>
              <w:pStyle w:val="Compact"/>
            </w:pPr>
            <w:r>
              <w:t>Rice</w:t>
            </w:r>
          </w:p>
        </w:tc>
        <w:tc>
          <w:tcPr>
            <w:tcW w:w="0" w:type="auto"/>
          </w:tcPr>
          <w:p w14:paraId="498C9CEE" w14:textId="77777777" w:rsidR="00936C5E" w:rsidRDefault="000E7F6D">
            <w:pPr>
              <w:pStyle w:val="Compact"/>
            </w:pPr>
            <w:r>
              <w:t>26</w:t>
            </w:r>
          </w:p>
        </w:tc>
        <w:tc>
          <w:tcPr>
            <w:tcW w:w="0" w:type="auto"/>
          </w:tcPr>
          <w:p w14:paraId="326D3266" w14:textId="77777777" w:rsidR="00936C5E" w:rsidRDefault="000E7F6D">
            <w:pPr>
              <w:pStyle w:val="Compact"/>
              <w:jc w:val="right"/>
            </w:pPr>
            <w:r>
              <w:t>5</w:t>
            </w:r>
          </w:p>
        </w:tc>
        <w:tc>
          <w:tcPr>
            <w:tcW w:w="0" w:type="auto"/>
          </w:tcPr>
          <w:p w14:paraId="22334807" w14:textId="77777777" w:rsidR="00936C5E" w:rsidRDefault="000E7F6D">
            <w:pPr>
              <w:pStyle w:val="Compact"/>
            </w:pPr>
            <w:r>
              <w:t>100</w:t>
            </w:r>
          </w:p>
        </w:tc>
        <w:tc>
          <w:tcPr>
            <w:tcW w:w="0" w:type="auto"/>
          </w:tcPr>
          <w:p w14:paraId="245EE745" w14:textId="77777777" w:rsidR="00936C5E" w:rsidRDefault="000E7F6D">
            <w:pPr>
              <w:pStyle w:val="Compact"/>
              <w:jc w:val="right"/>
            </w:pPr>
            <w:r>
              <w:t>4.5</w:t>
            </w:r>
          </w:p>
        </w:tc>
        <w:tc>
          <w:tcPr>
            <w:tcW w:w="0" w:type="auto"/>
          </w:tcPr>
          <w:p w14:paraId="67DB1AC8" w14:textId="77777777" w:rsidR="00936C5E" w:rsidRDefault="000E7F6D">
            <w:pPr>
              <w:pStyle w:val="Compact"/>
              <w:jc w:val="right"/>
            </w:pPr>
            <w:r>
              <w:t>3.00</w:t>
            </w:r>
          </w:p>
        </w:tc>
      </w:tr>
      <w:tr w:rsidR="00936C5E" w14:paraId="2BC3C837" w14:textId="77777777">
        <w:tc>
          <w:tcPr>
            <w:tcW w:w="0" w:type="auto"/>
          </w:tcPr>
          <w:p w14:paraId="086F89AD" w14:textId="77777777" w:rsidR="00936C5E" w:rsidRDefault="000E7F6D">
            <w:pPr>
              <w:pStyle w:val="Compact"/>
            </w:pPr>
            <w:r>
              <w:t>Myanmar</w:t>
            </w:r>
          </w:p>
        </w:tc>
        <w:tc>
          <w:tcPr>
            <w:tcW w:w="0" w:type="auto"/>
          </w:tcPr>
          <w:p w14:paraId="3A015417" w14:textId="77777777" w:rsidR="00936C5E" w:rsidRDefault="000E7F6D">
            <w:pPr>
              <w:pStyle w:val="Compact"/>
            </w:pPr>
            <w:r>
              <w:t>Sesame</w:t>
            </w:r>
          </w:p>
        </w:tc>
        <w:tc>
          <w:tcPr>
            <w:tcW w:w="0" w:type="auto"/>
          </w:tcPr>
          <w:p w14:paraId="6003D091" w14:textId="77777777" w:rsidR="00936C5E" w:rsidRDefault="000E7F6D">
            <w:pPr>
              <w:pStyle w:val="Compact"/>
            </w:pPr>
            <w:r>
              <w:t>0</w:t>
            </w:r>
          </w:p>
        </w:tc>
        <w:tc>
          <w:tcPr>
            <w:tcW w:w="0" w:type="auto"/>
          </w:tcPr>
          <w:p w14:paraId="0D653F31" w14:textId="77777777" w:rsidR="00936C5E" w:rsidRDefault="000E7F6D">
            <w:pPr>
              <w:pStyle w:val="Compact"/>
              <w:jc w:val="right"/>
            </w:pPr>
            <w:r>
              <w:t>0</w:t>
            </w:r>
          </w:p>
        </w:tc>
        <w:tc>
          <w:tcPr>
            <w:tcW w:w="0" w:type="auto"/>
          </w:tcPr>
          <w:p w14:paraId="0035FF97" w14:textId="77777777" w:rsidR="00936C5E" w:rsidRDefault="000E7F6D">
            <w:pPr>
              <w:pStyle w:val="Compact"/>
            </w:pPr>
            <w:r>
              <w:t>NA</w:t>
            </w:r>
          </w:p>
        </w:tc>
        <w:tc>
          <w:tcPr>
            <w:tcW w:w="0" w:type="auto"/>
          </w:tcPr>
          <w:p w14:paraId="329AED97" w14:textId="77777777" w:rsidR="00936C5E" w:rsidRDefault="000E7F6D">
            <w:pPr>
              <w:pStyle w:val="Compact"/>
              <w:jc w:val="right"/>
            </w:pPr>
            <w:r>
              <w:t>NA</w:t>
            </w:r>
          </w:p>
        </w:tc>
        <w:tc>
          <w:tcPr>
            <w:tcW w:w="0" w:type="auto"/>
          </w:tcPr>
          <w:p w14:paraId="7C999A5C" w14:textId="77777777" w:rsidR="00936C5E" w:rsidRDefault="000E7F6D">
            <w:pPr>
              <w:pStyle w:val="Compact"/>
              <w:jc w:val="right"/>
            </w:pPr>
            <w:r>
              <w:t>NA</w:t>
            </w:r>
          </w:p>
        </w:tc>
      </w:tr>
      <w:tr w:rsidR="00936C5E" w14:paraId="7D193F02" w14:textId="77777777">
        <w:tc>
          <w:tcPr>
            <w:tcW w:w="0" w:type="auto"/>
          </w:tcPr>
          <w:p w14:paraId="10E4A526" w14:textId="77777777" w:rsidR="00936C5E" w:rsidRDefault="000E7F6D">
            <w:pPr>
              <w:pStyle w:val="Compact"/>
            </w:pPr>
            <w:r>
              <w:t>Nepal</w:t>
            </w:r>
          </w:p>
        </w:tc>
        <w:tc>
          <w:tcPr>
            <w:tcW w:w="0" w:type="auto"/>
          </w:tcPr>
          <w:p w14:paraId="2EA05B01" w14:textId="77777777" w:rsidR="00936C5E" w:rsidRDefault="000E7F6D">
            <w:pPr>
              <w:pStyle w:val="Compact"/>
            </w:pPr>
            <w:r>
              <w:t>Groundnut</w:t>
            </w:r>
          </w:p>
        </w:tc>
        <w:tc>
          <w:tcPr>
            <w:tcW w:w="0" w:type="auto"/>
          </w:tcPr>
          <w:p w14:paraId="58CFF1AE" w14:textId="77777777" w:rsidR="00936C5E" w:rsidRDefault="000E7F6D">
            <w:pPr>
              <w:pStyle w:val="Compact"/>
            </w:pPr>
            <w:r>
              <w:t>5</w:t>
            </w:r>
          </w:p>
        </w:tc>
        <w:tc>
          <w:tcPr>
            <w:tcW w:w="0" w:type="auto"/>
          </w:tcPr>
          <w:p w14:paraId="3C778284" w14:textId="77777777" w:rsidR="00936C5E" w:rsidRDefault="000E7F6D">
            <w:pPr>
              <w:pStyle w:val="Compact"/>
              <w:jc w:val="right"/>
            </w:pPr>
            <w:r>
              <w:t>0</w:t>
            </w:r>
          </w:p>
        </w:tc>
        <w:tc>
          <w:tcPr>
            <w:tcW w:w="0" w:type="auto"/>
          </w:tcPr>
          <w:p w14:paraId="4FD6E7C8" w14:textId="77777777" w:rsidR="00936C5E" w:rsidRDefault="000E7F6D">
            <w:pPr>
              <w:pStyle w:val="Compact"/>
            </w:pPr>
            <w:r>
              <w:t>NA</w:t>
            </w:r>
          </w:p>
        </w:tc>
        <w:tc>
          <w:tcPr>
            <w:tcW w:w="0" w:type="auto"/>
          </w:tcPr>
          <w:p w14:paraId="0286B7BB" w14:textId="77777777" w:rsidR="00936C5E" w:rsidRDefault="000E7F6D">
            <w:pPr>
              <w:pStyle w:val="Compact"/>
              <w:jc w:val="right"/>
            </w:pPr>
            <w:r>
              <w:t>NA</w:t>
            </w:r>
          </w:p>
        </w:tc>
        <w:tc>
          <w:tcPr>
            <w:tcW w:w="0" w:type="auto"/>
          </w:tcPr>
          <w:p w14:paraId="05432CC5" w14:textId="77777777" w:rsidR="00936C5E" w:rsidRDefault="000E7F6D">
            <w:pPr>
              <w:pStyle w:val="Compact"/>
              <w:jc w:val="right"/>
            </w:pPr>
            <w:r>
              <w:t>NA</w:t>
            </w:r>
          </w:p>
        </w:tc>
      </w:tr>
      <w:tr w:rsidR="00936C5E" w14:paraId="6028ED7B" w14:textId="77777777">
        <w:tc>
          <w:tcPr>
            <w:tcW w:w="0" w:type="auto"/>
          </w:tcPr>
          <w:p w14:paraId="4C931E76" w14:textId="77777777" w:rsidR="00936C5E" w:rsidRDefault="000E7F6D">
            <w:pPr>
              <w:pStyle w:val="Compact"/>
            </w:pPr>
            <w:r>
              <w:t>Nepal</w:t>
            </w:r>
          </w:p>
        </w:tc>
        <w:tc>
          <w:tcPr>
            <w:tcW w:w="0" w:type="auto"/>
          </w:tcPr>
          <w:p w14:paraId="43047167" w14:textId="77777777" w:rsidR="00936C5E" w:rsidRDefault="000E7F6D">
            <w:pPr>
              <w:pStyle w:val="Compact"/>
            </w:pPr>
            <w:r>
              <w:t>Rice</w:t>
            </w:r>
          </w:p>
        </w:tc>
        <w:tc>
          <w:tcPr>
            <w:tcW w:w="0" w:type="auto"/>
          </w:tcPr>
          <w:p w14:paraId="1C7F62C6" w14:textId="77777777" w:rsidR="00936C5E" w:rsidRDefault="000E7F6D">
            <w:pPr>
              <w:pStyle w:val="Compact"/>
            </w:pPr>
            <w:r>
              <w:t>20</w:t>
            </w:r>
          </w:p>
        </w:tc>
        <w:tc>
          <w:tcPr>
            <w:tcW w:w="0" w:type="auto"/>
          </w:tcPr>
          <w:p w14:paraId="5DFCFE0D" w14:textId="77777777" w:rsidR="00936C5E" w:rsidRDefault="000E7F6D">
            <w:pPr>
              <w:pStyle w:val="Compact"/>
              <w:jc w:val="right"/>
            </w:pPr>
            <w:r>
              <w:t>0</w:t>
            </w:r>
          </w:p>
        </w:tc>
        <w:tc>
          <w:tcPr>
            <w:tcW w:w="0" w:type="auto"/>
          </w:tcPr>
          <w:p w14:paraId="4DAB146F" w14:textId="77777777" w:rsidR="00936C5E" w:rsidRDefault="000E7F6D">
            <w:pPr>
              <w:pStyle w:val="Compact"/>
            </w:pPr>
            <w:r>
              <w:t>NA</w:t>
            </w:r>
          </w:p>
        </w:tc>
        <w:tc>
          <w:tcPr>
            <w:tcW w:w="0" w:type="auto"/>
          </w:tcPr>
          <w:p w14:paraId="373BCCC1" w14:textId="77777777" w:rsidR="00936C5E" w:rsidRDefault="000E7F6D">
            <w:pPr>
              <w:pStyle w:val="Compact"/>
              <w:jc w:val="right"/>
            </w:pPr>
            <w:r>
              <w:t>NA</w:t>
            </w:r>
          </w:p>
        </w:tc>
        <w:tc>
          <w:tcPr>
            <w:tcW w:w="0" w:type="auto"/>
          </w:tcPr>
          <w:p w14:paraId="0C2AC735" w14:textId="77777777" w:rsidR="00936C5E" w:rsidRDefault="000E7F6D">
            <w:pPr>
              <w:pStyle w:val="Compact"/>
              <w:jc w:val="right"/>
            </w:pPr>
            <w:r>
              <w:t>NA</w:t>
            </w:r>
          </w:p>
        </w:tc>
      </w:tr>
      <w:tr w:rsidR="00936C5E" w14:paraId="142F633F" w14:textId="77777777">
        <w:tc>
          <w:tcPr>
            <w:tcW w:w="0" w:type="auto"/>
          </w:tcPr>
          <w:p w14:paraId="1D2B6E7D" w14:textId="77777777" w:rsidR="00936C5E" w:rsidRDefault="000E7F6D">
            <w:pPr>
              <w:pStyle w:val="Compact"/>
            </w:pPr>
            <w:r>
              <w:t>Nepal</w:t>
            </w:r>
          </w:p>
        </w:tc>
        <w:tc>
          <w:tcPr>
            <w:tcW w:w="0" w:type="auto"/>
          </w:tcPr>
          <w:p w14:paraId="263A6CFB" w14:textId="77777777" w:rsidR="00936C5E" w:rsidRDefault="000E7F6D">
            <w:pPr>
              <w:pStyle w:val="Compact"/>
            </w:pPr>
            <w:r>
              <w:t>Sugarcane</w:t>
            </w:r>
          </w:p>
        </w:tc>
        <w:tc>
          <w:tcPr>
            <w:tcW w:w="0" w:type="auto"/>
          </w:tcPr>
          <w:p w14:paraId="2A739C2C" w14:textId="77777777" w:rsidR="00936C5E" w:rsidRDefault="000E7F6D">
            <w:pPr>
              <w:pStyle w:val="Compact"/>
            </w:pPr>
            <w:r>
              <w:t>25</w:t>
            </w:r>
          </w:p>
        </w:tc>
        <w:tc>
          <w:tcPr>
            <w:tcW w:w="0" w:type="auto"/>
          </w:tcPr>
          <w:p w14:paraId="303B064C" w14:textId="77777777" w:rsidR="00936C5E" w:rsidRDefault="000E7F6D">
            <w:pPr>
              <w:pStyle w:val="Compact"/>
              <w:jc w:val="right"/>
            </w:pPr>
            <w:r>
              <w:t>0</w:t>
            </w:r>
          </w:p>
        </w:tc>
        <w:tc>
          <w:tcPr>
            <w:tcW w:w="0" w:type="auto"/>
          </w:tcPr>
          <w:p w14:paraId="636D61EE" w14:textId="77777777" w:rsidR="00936C5E" w:rsidRDefault="000E7F6D">
            <w:pPr>
              <w:pStyle w:val="Compact"/>
            </w:pPr>
            <w:r>
              <w:t>NA</w:t>
            </w:r>
          </w:p>
        </w:tc>
        <w:tc>
          <w:tcPr>
            <w:tcW w:w="0" w:type="auto"/>
          </w:tcPr>
          <w:p w14:paraId="7652DCDF" w14:textId="77777777" w:rsidR="00936C5E" w:rsidRDefault="000E7F6D">
            <w:pPr>
              <w:pStyle w:val="Compact"/>
              <w:jc w:val="right"/>
            </w:pPr>
            <w:r>
              <w:t>NA</w:t>
            </w:r>
          </w:p>
        </w:tc>
        <w:tc>
          <w:tcPr>
            <w:tcW w:w="0" w:type="auto"/>
          </w:tcPr>
          <w:p w14:paraId="63F0490D" w14:textId="77777777" w:rsidR="00936C5E" w:rsidRDefault="000E7F6D">
            <w:pPr>
              <w:pStyle w:val="Compact"/>
              <w:jc w:val="right"/>
            </w:pPr>
            <w:r>
              <w:t>NA</w:t>
            </w:r>
          </w:p>
        </w:tc>
      </w:tr>
      <w:tr w:rsidR="00936C5E" w14:paraId="1C5C626C" w14:textId="77777777">
        <w:tc>
          <w:tcPr>
            <w:tcW w:w="0" w:type="auto"/>
          </w:tcPr>
          <w:p w14:paraId="78FF3476" w14:textId="77777777" w:rsidR="00936C5E" w:rsidRDefault="000E7F6D">
            <w:pPr>
              <w:pStyle w:val="Compact"/>
            </w:pPr>
            <w:r>
              <w:t>Pakistan</w:t>
            </w:r>
          </w:p>
        </w:tc>
        <w:tc>
          <w:tcPr>
            <w:tcW w:w="0" w:type="auto"/>
          </w:tcPr>
          <w:p w14:paraId="718C8521" w14:textId="77777777" w:rsidR="00936C5E" w:rsidRDefault="000E7F6D">
            <w:pPr>
              <w:pStyle w:val="Compact"/>
            </w:pPr>
            <w:r>
              <w:t>Chickpea</w:t>
            </w:r>
          </w:p>
        </w:tc>
        <w:tc>
          <w:tcPr>
            <w:tcW w:w="0" w:type="auto"/>
          </w:tcPr>
          <w:p w14:paraId="36DC4357" w14:textId="77777777" w:rsidR="00936C5E" w:rsidRDefault="000E7F6D">
            <w:pPr>
              <w:pStyle w:val="Compact"/>
            </w:pPr>
            <w:r>
              <w:t>55</w:t>
            </w:r>
          </w:p>
        </w:tc>
        <w:tc>
          <w:tcPr>
            <w:tcW w:w="0" w:type="auto"/>
          </w:tcPr>
          <w:p w14:paraId="3B10404A" w14:textId="77777777" w:rsidR="00936C5E" w:rsidRDefault="000E7F6D">
            <w:pPr>
              <w:pStyle w:val="Compact"/>
              <w:jc w:val="right"/>
            </w:pPr>
            <w:r>
              <w:t>15</w:t>
            </w:r>
          </w:p>
        </w:tc>
        <w:tc>
          <w:tcPr>
            <w:tcW w:w="0" w:type="auto"/>
          </w:tcPr>
          <w:p w14:paraId="797F2EFF" w14:textId="77777777" w:rsidR="00936C5E" w:rsidRDefault="000E7F6D">
            <w:pPr>
              <w:pStyle w:val="Compact"/>
            </w:pPr>
            <w:r>
              <w:t>13,200</w:t>
            </w:r>
          </w:p>
        </w:tc>
        <w:tc>
          <w:tcPr>
            <w:tcW w:w="0" w:type="auto"/>
          </w:tcPr>
          <w:p w14:paraId="1F3ADDDB" w14:textId="77777777" w:rsidR="00936C5E" w:rsidRDefault="000E7F6D">
            <w:pPr>
              <w:pStyle w:val="Compact"/>
              <w:jc w:val="right"/>
            </w:pPr>
            <w:r>
              <w:t>1.5</w:t>
            </w:r>
          </w:p>
        </w:tc>
        <w:tc>
          <w:tcPr>
            <w:tcW w:w="0" w:type="auto"/>
          </w:tcPr>
          <w:p w14:paraId="305DDFB8" w14:textId="77777777" w:rsidR="00936C5E" w:rsidRDefault="000E7F6D">
            <w:pPr>
              <w:pStyle w:val="Compact"/>
              <w:jc w:val="right"/>
            </w:pPr>
            <w:r>
              <w:t>1.00</w:t>
            </w:r>
          </w:p>
        </w:tc>
      </w:tr>
      <w:tr w:rsidR="00936C5E" w14:paraId="6F04C757" w14:textId="77777777">
        <w:tc>
          <w:tcPr>
            <w:tcW w:w="0" w:type="auto"/>
          </w:tcPr>
          <w:p w14:paraId="1F389524" w14:textId="77777777" w:rsidR="00936C5E" w:rsidRDefault="000E7F6D">
            <w:pPr>
              <w:pStyle w:val="Compact"/>
            </w:pPr>
            <w:r>
              <w:t>Pakistan</w:t>
            </w:r>
          </w:p>
        </w:tc>
        <w:tc>
          <w:tcPr>
            <w:tcW w:w="0" w:type="auto"/>
          </w:tcPr>
          <w:p w14:paraId="58BE39A1" w14:textId="77777777" w:rsidR="00936C5E" w:rsidRDefault="000E7F6D">
            <w:pPr>
              <w:pStyle w:val="Compact"/>
            </w:pPr>
            <w:r>
              <w:t>Mungbean</w:t>
            </w:r>
          </w:p>
        </w:tc>
        <w:tc>
          <w:tcPr>
            <w:tcW w:w="0" w:type="auto"/>
          </w:tcPr>
          <w:p w14:paraId="14B5AE22" w14:textId="77777777" w:rsidR="00936C5E" w:rsidRDefault="000E7F6D">
            <w:pPr>
              <w:pStyle w:val="Compact"/>
            </w:pPr>
            <w:r>
              <w:t>88</w:t>
            </w:r>
          </w:p>
        </w:tc>
        <w:tc>
          <w:tcPr>
            <w:tcW w:w="0" w:type="auto"/>
          </w:tcPr>
          <w:p w14:paraId="18E5FD42" w14:textId="77777777" w:rsidR="00936C5E" w:rsidRDefault="000E7F6D">
            <w:pPr>
              <w:pStyle w:val="Compact"/>
              <w:jc w:val="right"/>
            </w:pPr>
            <w:r>
              <w:t>12</w:t>
            </w:r>
          </w:p>
        </w:tc>
        <w:tc>
          <w:tcPr>
            <w:tcW w:w="0" w:type="auto"/>
          </w:tcPr>
          <w:p w14:paraId="4A319B93" w14:textId="77777777" w:rsidR="00936C5E" w:rsidRDefault="000E7F6D">
            <w:pPr>
              <w:pStyle w:val="Compact"/>
            </w:pPr>
            <w:r>
              <w:t>2,600</w:t>
            </w:r>
          </w:p>
        </w:tc>
        <w:tc>
          <w:tcPr>
            <w:tcW w:w="0" w:type="auto"/>
          </w:tcPr>
          <w:p w14:paraId="6C2A44FE" w14:textId="77777777" w:rsidR="00936C5E" w:rsidRDefault="000E7F6D">
            <w:pPr>
              <w:pStyle w:val="Compact"/>
              <w:jc w:val="right"/>
            </w:pPr>
            <w:r>
              <w:t>1.3</w:t>
            </w:r>
          </w:p>
        </w:tc>
        <w:tc>
          <w:tcPr>
            <w:tcW w:w="0" w:type="auto"/>
          </w:tcPr>
          <w:p w14:paraId="2CA5C860" w14:textId="77777777" w:rsidR="00936C5E" w:rsidRDefault="000E7F6D">
            <w:pPr>
              <w:pStyle w:val="Compact"/>
              <w:jc w:val="right"/>
            </w:pPr>
            <w:r>
              <w:t>1.00</w:t>
            </w:r>
          </w:p>
        </w:tc>
      </w:tr>
      <w:tr w:rsidR="00936C5E" w14:paraId="42E351D0" w14:textId="77777777">
        <w:tc>
          <w:tcPr>
            <w:tcW w:w="0" w:type="auto"/>
          </w:tcPr>
          <w:p w14:paraId="256044DA" w14:textId="77777777" w:rsidR="00936C5E" w:rsidRDefault="000E7F6D">
            <w:pPr>
              <w:pStyle w:val="Compact"/>
            </w:pPr>
            <w:r>
              <w:t>Pakistan</w:t>
            </w:r>
          </w:p>
        </w:tc>
        <w:tc>
          <w:tcPr>
            <w:tcW w:w="0" w:type="auto"/>
          </w:tcPr>
          <w:p w14:paraId="793E1690" w14:textId="77777777" w:rsidR="00936C5E" w:rsidRDefault="000E7F6D">
            <w:pPr>
              <w:pStyle w:val="Compact"/>
            </w:pPr>
            <w:r>
              <w:t>Rice</w:t>
            </w:r>
          </w:p>
        </w:tc>
        <w:tc>
          <w:tcPr>
            <w:tcW w:w="0" w:type="auto"/>
          </w:tcPr>
          <w:p w14:paraId="5DF49B6E" w14:textId="77777777" w:rsidR="00936C5E" w:rsidRDefault="000E7F6D">
            <w:pPr>
              <w:pStyle w:val="Compact"/>
            </w:pPr>
            <w:r>
              <w:t>30</w:t>
            </w:r>
          </w:p>
        </w:tc>
        <w:tc>
          <w:tcPr>
            <w:tcW w:w="0" w:type="auto"/>
          </w:tcPr>
          <w:p w14:paraId="0BFBB463" w14:textId="77777777" w:rsidR="00936C5E" w:rsidRDefault="000E7F6D">
            <w:pPr>
              <w:pStyle w:val="Compact"/>
              <w:jc w:val="right"/>
            </w:pPr>
            <w:r>
              <w:t>8</w:t>
            </w:r>
          </w:p>
        </w:tc>
        <w:tc>
          <w:tcPr>
            <w:tcW w:w="0" w:type="auto"/>
          </w:tcPr>
          <w:p w14:paraId="5244033E" w14:textId="77777777" w:rsidR="00936C5E" w:rsidRDefault="000E7F6D">
            <w:pPr>
              <w:pStyle w:val="Compact"/>
            </w:pPr>
            <w:r>
              <w:t>400</w:t>
            </w:r>
          </w:p>
        </w:tc>
        <w:tc>
          <w:tcPr>
            <w:tcW w:w="0" w:type="auto"/>
          </w:tcPr>
          <w:p w14:paraId="163D5417" w14:textId="77777777" w:rsidR="00936C5E" w:rsidRDefault="000E7F6D">
            <w:pPr>
              <w:pStyle w:val="Compact"/>
              <w:jc w:val="right"/>
            </w:pPr>
            <w:r>
              <w:t>5.5</w:t>
            </w:r>
          </w:p>
        </w:tc>
        <w:tc>
          <w:tcPr>
            <w:tcW w:w="0" w:type="auto"/>
          </w:tcPr>
          <w:p w14:paraId="49CFC5C7" w14:textId="77777777" w:rsidR="00936C5E" w:rsidRDefault="000E7F6D">
            <w:pPr>
              <w:pStyle w:val="Compact"/>
              <w:jc w:val="right"/>
            </w:pPr>
            <w:r>
              <w:t>4.00</w:t>
            </w:r>
          </w:p>
        </w:tc>
      </w:tr>
      <w:tr w:rsidR="00936C5E" w14:paraId="5D82A702" w14:textId="77777777">
        <w:tc>
          <w:tcPr>
            <w:tcW w:w="0" w:type="auto"/>
          </w:tcPr>
          <w:p w14:paraId="25C66F55" w14:textId="77777777" w:rsidR="00936C5E" w:rsidRDefault="000E7F6D">
            <w:pPr>
              <w:pStyle w:val="Compact"/>
            </w:pPr>
            <w:r>
              <w:t>Palau</w:t>
            </w:r>
          </w:p>
        </w:tc>
        <w:tc>
          <w:tcPr>
            <w:tcW w:w="0" w:type="auto"/>
          </w:tcPr>
          <w:p w14:paraId="48A9D064" w14:textId="77777777" w:rsidR="00936C5E" w:rsidRDefault="000E7F6D">
            <w:pPr>
              <w:pStyle w:val="Compact"/>
            </w:pPr>
            <w:r>
              <w:t>Banana</w:t>
            </w:r>
          </w:p>
        </w:tc>
        <w:tc>
          <w:tcPr>
            <w:tcW w:w="0" w:type="auto"/>
          </w:tcPr>
          <w:p w14:paraId="35AC753B" w14:textId="77777777" w:rsidR="00936C5E" w:rsidRDefault="000E7F6D">
            <w:pPr>
              <w:pStyle w:val="Compact"/>
            </w:pPr>
            <w:r>
              <w:t>0</w:t>
            </w:r>
          </w:p>
        </w:tc>
        <w:tc>
          <w:tcPr>
            <w:tcW w:w="0" w:type="auto"/>
          </w:tcPr>
          <w:p w14:paraId="341A174D" w14:textId="77777777" w:rsidR="00936C5E" w:rsidRDefault="000E7F6D">
            <w:pPr>
              <w:pStyle w:val="Compact"/>
              <w:jc w:val="right"/>
            </w:pPr>
            <w:r>
              <w:t>0</w:t>
            </w:r>
          </w:p>
        </w:tc>
        <w:tc>
          <w:tcPr>
            <w:tcW w:w="0" w:type="auto"/>
          </w:tcPr>
          <w:p w14:paraId="67FCA7A8" w14:textId="77777777" w:rsidR="00936C5E" w:rsidRDefault="000E7F6D">
            <w:pPr>
              <w:pStyle w:val="Compact"/>
            </w:pPr>
            <w:r>
              <w:t>NA</w:t>
            </w:r>
          </w:p>
        </w:tc>
        <w:tc>
          <w:tcPr>
            <w:tcW w:w="0" w:type="auto"/>
          </w:tcPr>
          <w:p w14:paraId="62B8CB32" w14:textId="77777777" w:rsidR="00936C5E" w:rsidRDefault="000E7F6D">
            <w:pPr>
              <w:pStyle w:val="Compact"/>
              <w:jc w:val="right"/>
            </w:pPr>
            <w:r>
              <w:t>NA</w:t>
            </w:r>
          </w:p>
        </w:tc>
        <w:tc>
          <w:tcPr>
            <w:tcW w:w="0" w:type="auto"/>
          </w:tcPr>
          <w:p w14:paraId="66581DF8" w14:textId="77777777" w:rsidR="00936C5E" w:rsidRDefault="000E7F6D">
            <w:pPr>
              <w:pStyle w:val="Compact"/>
              <w:jc w:val="right"/>
            </w:pPr>
            <w:r>
              <w:t>NA</w:t>
            </w:r>
          </w:p>
        </w:tc>
      </w:tr>
      <w:tr w:rsidR="00936C5E" w14:paraId="7F76D055" w14:textId="77777777">
        <w:tc>
          <w:tcPr>
            <w:tcW w:w="0" w:type="auto"/>
          </w:tcPr>
          <w:p w14:paraId="784DD17D" w14:textId="77777777" w:rsidR="00936C5E" w:rsidRDefault="000E7F6D">
            <w:pPr>
              <w:pStyle w:val="Compact"/>
            </w:pPr>
            <w:r>
              <w:t>Palau</w:t>
            </w:r>
          </w:p>
        </w:tc>
        <w:tc>
          <w:tcPr>
            <w:tcW w:w="0" w:type="auto"/>
          </w:tcPr>
          <w:p w14:paraId="5C6A997A" w14:textId="77777777" w:rsidR="00936C5E" w:rsidRDefault="000E7F6D">
            <w:pPr>
              <w:pStyle w:val="Compact"/>
            </w:pPr>
            <w:r>
              <w:t>Groundnut</w:t>
            </w:r>
          </w:p>
        </w:tc>
        <w:tc>
          <w:tcPr>
            <w:tcW w:w="0" w:type="auto"/>
          </w:tcPr>
          <w:p w14:paraId="008EBAE9" w14:textId="77777777" w:rsidR="00936C5E" w:rsidRDefault="000E7F6D">
            <w:pPr>
              <w:pStyle w:val="Compact"/>
            </w:pPr>
            <w:r>
              <w:t>0</w:t>
            </w:r>
          </w:p>
        </w:tc>
        <w:tc>
          <w:tcPr>
            <w:tcW w:w="0" w:type="auto"/>
          </w:tcPr>
          <w:p w14:paraId="7EA52B19" w14:textId="77777777" w:rsidR="00936C5E" w:rsidRDefault="000E7F6D">
            <w:pPr>
              <w:pStyle w:val="Compact"/>
              <w:jc w:val="right"/>
            </w:pPr>
            <w:r>
              <w:t>0</w:t>
            </w:r>
          </w:p>
        </w:tc>
        <w:tc>
          <w:tcPr>
            <w:tcW w:w="0" w:type="auto"/>
          </w:tcPr>
          <w:p w14:paraId="21734F9A" w14:textId="77777777" w:rsidR="00936C5E" w:rsidRDefault="000E7F6D">
            <w:pPr>
              <w:pStyle w:val="Compact"/>
            </w:pPr>
            <w:r>
              <w:t>NA</w:t>
            </w:r>
          </w:p>
        </w:tc>
        <w:tc>
          <w:tcPr>
            <w:tcW w:w="0" w:type="auto"/>
          </w:tcPr>
          <w:p w14:paraId="5FC18D27" w14:textId="77777777" w:rsidR="00936C5E" w:rsidRDefault="000E7F6D">
            <w:pPr>
              <w:pStyle w:val="Compact"/>
              <w:jc w:val="right"/>
            </w:pPr>
            <w:r>
              <w:t>NA</w:t>
            </w:r>
          </w:p>
        </w:tc>
        <w:tc>
          <w:tcPr>
            <w:tcW w:w="0" w:type="auto"/>
          </w:tcPr>
          <w:p w14:paraId="1F50F294" w14:textId="77777777" w:rsidR="00936C5E" w:rsidRDefault="000E7F6D">
            <w:pPr>
              <w:pStyle w:val="Compact"/>
              <w:jc w:val="right"/>
            </w:pPr>
            <w:r>
              <w:t>NA</w:t>
            </w:r>
          </w:p>
        </w:tc>
      </w:tr>
      <w:tr w:rsidR="00936C5E" w14:paraId="5E342B12" w14:textId="77777777">
        <w:tc>
          <w:tcPr>
            <w:tcW w:w="0" w:type="auto"/>
          </w:tcPr>
          <w:p w14:paraId="0C235268" w14:textId="77777777" w:rsidR="00936C5E" w:rsidRDefault="000E7F6D">
            <w:pPr>
              <w:pStyle w:val="Compact"/>
            </w:pPr>
            <w:r>
              <w:t>Palau</w:t>
            </w:r>
          </w:p>
        </w:tc>
        <w:tc>
          <w:tcPr>
            <w:tcW w:w="0" w:type="auto"/>
          </w:tcPr>
          <w:p w14:paraId="421D0745" w14:textId="77777777" w:rsidR="00936C5E" w:rsidRDefault="000E7F6D">
            <w:pPr>
              <w:pStyle w:val="Compact"/>
            </w:pPr>
            <w:r>
              <w:t>Pineapple</w:t>
            </w:r>
          </w:p>
        </w:tc>
        <w:tc>
          <w:tcPr>
            <w:tcW w:w="0" w:type="auto"/>
          </w:tcPr>
          <w:p w14:paraId="6EACB157" w14:textId="77777777" w:rsidR="00936C5E" w:rsidRDefault="000E7F6D">
            <w:pPr>
              <w:pStyle w:val="Compact"/>
            </w:pPr>
            <w:r>
              <w:t>0</w:t>
            </w:r>
          </w:p>
        </w:tc>
        <w:tc>
          <w:tcPr>
            <w:tcW w:w="0" w:type="auto"/>
          </w:tcPr>
          <w:p w14:paraId="721C372F" w14:textId="77777777" w:rsidR="00936C5E" w:rsidRDefault="000E7F6D">
            <w:pPr>
              <w:pStyle w:val="Compact"/>
              <w:jc w:val="right"/>
            </w:pPr>
            <w:r>
              <w:t>0</w:t>
            </w:r>
          </w:p>
        </w:tc>
        <w:tc>
          <w:tcPr>
            <w:tcW w:w="0" w:type="auto"/>
          </w:tcPr>
          <w:p w14:paraId="3F7E0B86" w14:textId="77777777" w:rsidR="00936C5E" w:rsidRDefault="000E7F6D">
            <w:pPr>
              <w:pStyle w:val="Compact"/>
            </w:pPr>
            <w:r>
              <w:t>NA</w:t>
            </w:r>
          </w:p>
        </w:tc>
        <w:tc>
          <w:tcPr>
            <w:tcW w:w="0" w:type="auto"/>
          </w:tcPr>
          <w:p w14:paraId="618CDA7C" w14:textId="77777777" w:rsidR="00936C5E" w:rsidRDefault="000E7F6D">
            <w:pPr>
              <w:pStyle w:val="Compact"/>
              <w:jc w:val="right"/>
            </w:pPr>
            <w:r>
              <w:t>NA</w:t>
            </w:r>
          </w:p>
        </w:tc>
        <w:tc>
          <w:tcPr>
            <w:tcW w:w="0" w:type="auto"/>
          </w:tcPr>
          <w:p w14:paraId="73A6B9D6" w14:textId="77777777" w:rsidR="00936C5E" w:rsidRDefault="000E7F6D">
            <w:pPr>
              <w:pStyle w:val="Compact"/>
              <w:jc w:val="right"/>
            </w:pPr>
            <w:r>
              <w:t>NA</w:t>
            </w:r>
          </w:p>
        </w:tc>
      </w:tr>
      <w:tr w:rsidR="00936C5E" w14:paraId="13449C97" w14:textId="77777777">
        <w:tc>
          <w:tcPr>
            <w:tcW w:w="0" w:type="auto"/>
          </w:tcPr>
          <w:p w14:paraId="126533C6" w14:textId="77777777" w:rsidR="00936C5E" w:rsidRDefault="000E7F6D">
            <w:pPr>
              <w:pStyle w:val="Compact"/>
            </w:pPr>
            <w:r>
              <w:t>Philippines</w:t>
            </w:r>
          </w:p>
        </w:tc>
        <w:tc>
          <w:tcPr>
            <w:tcW w:w="0" w:type="auto"/>
          </w:tcPr>
          <w:p w14:paraId="4F7FEB6D" w14:textId="77777777" w:rsidR="00936C5E" w:rsidRDefault="000E7F6D">
            <w:pPr>
              <w:pStyle w:val="Compact"/>
            </w:pPr>
            <w:r>
              <w:t>Adlai</w:t>
            </w:r>
          </w:p>
        </w:tc>
        <w:tc>
          <w:tcPr>
            <w:tcW w:w="0" w:type="auto"/>
          </w:tcPr>
          <w:p w14:paraId="79778CC9" w14:textId="77777777" w:rsidR="00936C5E" w:rsidRDefault="000E7F6D">
            <w:pPr>
              <w:pStyle w:val="Compact"/>
            </w:pPr>
            <w:r>
              <w:t>1</w:t>
            </w:r>
          </w:p>
        </w:tc>
        <w:tc>
          <w:tcPr>
            <w:tcW w:w="0" w:type="auto"/>
          </w:tcPr>
          <w:p w14:paraId="7A60F334" w14:textId="77777777" w:rsidR="00936C5E" w:rsidRDefault="000E7F6D">
            <w:pPr>
              <w:pStyle w:val="Compact"/>
              <w:jc w:val="right"/>
            </w:pPr>
            <w:r>
              <w:t>0</w:t>
            </w:r>
          </w:p>
        </w:tc>
        <w:tc>
          <w:tcPr>
            <w:tcW w:w="0" w:type="auto"/>
          </w:tcPr>
          <w:p w14:paraId="745EF937" w14:textId="77777777" w:rsidR="00936C5E" w:rsidRDefault="000E7F6D">
            <w:pPr>
              <w:pStyle w:val="Compact"/>
            </w:pPr>
            <w:r>
              <w:t>NA</w:t>
            </w:r>
          </w:p>
        </w:tc>
        <w:tc>
          <w:tcPr>
            <w:tcW w:w="0" w:type="auto"/>
          </w:tcPr>
          <w:p w14:paraId="7A8B9F66" w14:textId="77777777" w:rsidR="00936C5E" w:rsidRDefault="000E7F6D">
            <w:pPr>
              <w:pStyle w:val="Compact"/>
              <w:jc w:val="right"/>
            </w:pPr>
            <w:r>
              <w:t>NA</w:t>
            </w:r>
          </w:p>
        </w:tc>
        <w:tc>
          <w:tcPr>
            <w:tcW w:w="0" w:type="auto"/>
          </w:tcPr>
          <w:p w14:paraId="596F05F6" w14:textId="77777777" w:rsidR="00936C5E" w:rsidRDefault="000E7F6D">
            <w:pPr>
              <w:pStyle w:val="Compact"/>
              <w:jc w:val="right"/>
            </w:pPr>
            <w:r>
              <w:t>NA</w:t>
            </w:r>
          </w:p>
        </w:tc>
      </w:tr>
      <w:tr w:rsidR="00936C5E" w14:paraId="45A34B34" w14:textId="77777777">
        <w:tc>
          <w:tcPr>
            <w:tcW w:w="0" w:type="auto"/>
          </w:tcPr>
          <w:p w14:paraId="4A3807C0" w14:textId="77777777" w:rsidR="00936C5E" w:rsidRDefault="000E7F6D">
            <w:pPr>
              <w:pStyle w:val="Compact"/>
            </w:pPr>
            <w:r>
              <w:t>Philippines</w:t>
            </w:r>
          </w:p>
        </w:tc>
        <w:tc>
          <w:tcPr>
            <w:tcW w:w="0" w:type="auto"/>
          </w:tcPr>
          <w:p w14:paraId="628E21BF" w14:textId="77777777" w:rsidR="00936C5E" w:rsidRDefault="000E7F6D">
            <w:pPr>
              <w:pStyle w:val="Compact"/>
            </w:pPr>
            <w:r>
              <w:t>Banana</w:t>
            </w:r>
          </w:p>
        </w:tc>
        <w:tc>
          <w:tcPr>
            <w:tcW w:w="0" w:type="auto"/>
          </w:tcPr>
          <w:p w14:paraId="01B183CB" w14:textId="77777777" w:rsidR="00936C5E" w:rsidRDefault="000E7F6D">
            <w:pPr>
              <w:pStyle w:val="Compact"/>
            </w:pPr>
            <w:r>
              <w:t>4</w:t>
            </w:r>
          </w:p>
        </w:tc>
        <w:tc>
          <w:tcPr>
            <w:tcW w:w="0" w:type="auto"/>
          </w:tcPr>
          <w:p w14:paraId="1219A956" w14:textId="77777777" w:rsidR="00936C5E" w:rsidRDefault="000E7F6D">
            <w:pPr>
              <w:pStyle w:val="Compact"/>
              <w:jc w:val="right"/>
            </w:pPr>
            <w:r>
              <w:t>1</w:t>
            </w:r>
          </w:p>
        </w:tc>
        <w:tc>
          <w:tcPr>
            <w:tcW w:w="0" w:type="auto"/>
          </w:tcPr>
          <w:p w14:paraId="7D82109F" w14:textId="77777777" w:rsidR="00936C5E" w:rsidRDefault="000E7F6D">
            <w:pPr>
              <w:pStyle w:val="Compact"/>
            </w:pPr>
            <w:r>
              <w:t>0.1</w:t>
            </w:r>
          </w:p>
        </w:tc>
        <w:tc>
          <w:tcPr>
            <w:tcW w:w="0" w:type="auto"/>
          </w:tcPr>
          <w:p w14:paraId="01C4A671" w14:textId="77777777" w:rsidR="00936C5E" w:rsidRDefault="000E7F6D">
            <w:pPr>
              <w:pStyle w:val="Compact"/>
              <w:jc w:val="right"/>
            </w:pPr>
            <w:r>
              <w:t>40.0</w:t>
            </w:r>
          </w:p>
        </w:tc>
        <w:tc>
          <w:tcPr>
            <w:tcW w:w="0" w:type="auto"/>
          </w:tcPr>
          <w:p w14:paraId="7031E822" w14:textId="77777777" w:rsidR="00936C5E" w:rsidRDefault="000E7F6D">
            <w:pPr>
              <w:pStyle w:val="Compact"/>
              <w:jc w:val="right"/>
            </w:pPr>
            <w:r>
              <w:t>30.00</w:t>
            </w:r>
          </w:p>
        </w:tc>
      </w:tr>
      <w:tr w:rsidR="00936C5E" w14:paraId="7456EF8D" w14:textId="77777777">
        <w:tc>
          <w:tcPr>
            <w:tcW w:w="0" w:type="auto"/>
          </w:tcPr>
          <w:p w14:paraId="2488D532" w14:textId="77777777" w:rsidR="00936C5E" w:rsidRDefault="000E7F6D">
            <w:pPr>
              <w:pStyle w:val="Compact"/>
            </w:pPr>
            <w:r>
              <w:t>Philippines</w:t>
            </w:r>
          </w:p>
        </w:tc>
        <w:tc>
          <w:tcPr>
            <w:tcW w:w="0" w:type="auto"/>
          </w:tcPr>
          <w:p w14:paraId="3067A7B2" w14:textId="77777777" w:rsidR="00936C5E" w:rsidRDefault="000E7F6D">
            <w:pPr>
              <w:pStyle w:val="Compact"/>
            </w:pPr>
            <w:r>
              <w:t>Rice</w:t>
            </w:r>
          </w:p>
        </w:tc>
        <w:tc>
          <w:tcPr>
            <w:tcW w:w="0" w:type="auto"/>
          </w:tcPr>
          <w:p w14:paraId="13992AEA" w14:textId="77777777" w:rsidR="00936C5E" w:rsidRDefault="000E7F6D">
            <w:pPr>
              <w:pStyle w:val="Compact"/>
            </w:pPr>
            <w:r>
              <w:t>29</w:t>
            </w:r>
          </w:p>
        </w:tc>
        <w:tc>
          <w:tcPr>
            <w:tcW w:w="0" w:type="auto"/>
          </w:tcPr>
          <w:p w14:paraId="760FFEEA" w14:textId="77777777" w:rsidR="00936C5E" w:rsidRDefault="000E7F6D">
            <w:pPr>
              <w:pStyle w:val="Compact"/>
              <w:jc w:val="right"/>
            </w:pPr>
            <w:r>
              <w:t>6</w:t>
            </w:r>
          </w:p>
        </w:tc>
        <w:tc>
          <w:tcPr>
            <w:tcW w:w="0" w:type="auto"/>
          </w:tcPr>
          <w:p w14:paraId="5EB341C7" w14:textId="77777777" w:rsidR="00936C5E" w:rsidRDefault="000E7F6D">
            <w:pPr>
              <w:pStyle w:val="Compact"/>
            </w:pPr>
            <w:r>
              <w:t>0.146</w:t>
            </w:r>
          </w:p>
        </w:tc>
        <w:tc>
          <w:tcPr>
            <w:tcW w:w="0" w:type="auto"/>
          </w:tcPr>
          <w:p w14:paraId="1DEF695B" w14:textId="77777777" w:rsidR="00936C5E" w:rsidRDefault="000E7F6D">
            <w:pPr>
              <w:pStyle w:val="Compact"/>
              <w:jc w:val="right"/>
            </w:pPr>
            <w:r>
              <w:t>3.0</w:t>
            </w:r>
          </w:p>
        </w:tc>
        <w:tc>
          <w:tcPr>
            <w:tcW w:w="0" w:type="auto"/>
          </w:tcPr>
          <w:p w14:paraId="04A9776B" w14:textId="77777777" w:rsidR="00936C5E" w:rsidRDefault="000E7F6D">
            <w:pPr>
              <w:pStyle w:val="Compact"/>
              <w:jc w:val="right"/>
            </w:pPr>
            <w:r>
              <w:t>3.00</w:t>
            </w:r>
          </w:p>
        </w:tc>
      </w:tr>
      <w:tr w:rsidR="00936C5E" w14:paraId="4ECC90BB" w14:textId="77777777">
        <w:tc>
          <w:tcPr>
            <w:tcW w:w="0" w:type="auto"/>
          </w:tcPr>
          <w:p w14:paraId="4630F074" w14:textId="77777777" w:rsidR="00936C5E" w:rsidRDefault="000E7F6D">
            <w:pPr>
              <w:pStyle w:val="Compact"/>
            </w:pPr>
            <w:r>
              <w:t>Philippines</w:t>
            </w:r>
          </w:p>
        </w:tc>
        <w:tc>
          <w:tcPr>
            <w:tcW w:w="0" w:type="auto"/>
          </w:tcPr>
          <w:p w14:paraId="5E857246" w14:textId="77777777" w:rsidR="00936C5E" w:rsidRDefault="000E7F6D">
            <w:pPr>
              <w:pStyle w:val="Compact"/>
            </w:pPr>
            <w:r>
              <w:t>Sugarcane</w:t>
            </w:r>
          </w:p>
        </w:tc>
        <w:tc>
          <w:tcPr>
            <w:tcW w:w="0" w:type="auto"/>
          </w:tcPr>
          <w:p w14:paraId="407DC2FE" w14:textId="77777777" w:rsidR="00936C5E" w:rsidRDefault="000E7F6D">
            <w:pPr>
              <w:pStyle w:val="Compact"/>
            </w:pPr>
            <w:r>
              <w:t>0</w:t>
            </w:r>
          </w:p>
        </w:tc>
        <w:tc>
          <w:tcPr>
            <w:tcW w:w="0" w:type="auto"/>
          </w:tcPr>
          <w:p w14:paraId="33AE62C4" w14:textId="77777777" w:rsidR="00936C5E" w:rsidRDefault="000E7F6D">
            <w:pPr>
              <w:pStyle w:val="Compact"/>
              <w:jc w:val="right"/>
            </w:pPr>
            <w:r>
              <w:t>0</w:t>
            </w:r>
          </w:p>
        </w:tc>
        <w:tc>
          <w:tcPr>
            <w:tcW w:w="0" w:type="auto"/>
          </w:tcPr>
          <w:p w14:paraId="440FC089" w14:textId="77777777" w:rsidR="00936C5E" w:rsidRDefault="000E7F6D">
            <w:pPr>
              <w:pStyle w:val="Compact"/>
            </w:pPr>
            <w:r>
              <w:t>NA</w:t>
            </w:r>
          </w:p>
        </w:tc>
        <w:tc>
          <w:tcPr>
            <w:tcW w:w="0" w:type="auto"/>
          </w:tcPr>
          <w:p w14:paraId="2B5A1E9D" w14:textId="77777777" w:rsidR="00936C5E" w:rsidRDefault="000E7F6D">
            <w:pPr>
              <w:pStyle w:val="Compact"/>
              <w:jc w:val="right"/>
            </w:pPr>
            <w:r>
              <w:t>NA</w:t>
            </w:r>
          </w:p>
        </w:tc>
        <w:tc>
          <w:tcPr>
            <w:tcW w:w="0" w:type="auto"/>
          </w:tcPr>
          <w:p w14:paraId="3B553484" w14:textId="77777777" w:rsidR="00936C5E" w:rsidRDefault="000E7F6D">
            <w:pPr>
              <w:pStyle w:val="Compact"/>
              <w:jc w:val="right"/>
            </w:pPr>
            <w:r>
              <w:t>NA</w:t>
            </w:r>
          </w:p>
        </w:tc>
      </w:tr>
      <w:tr w:rsidR="00936C5E" w14:paraId="0B1C3F95" w14:textId="77777777">
        <w:tc>
          <w:tcPr>
            <w:tcW w:w="0" w:type="auto"/>
          </w:tcPr>
          <w:p w14:paraId="18D93B8A" w14:textId="77777777" w:rsidR="00936C5E" w:rsidRDefault="000E7F6D">
            <w:pPr>
              <w:pStyle w:val="Compact"/>
            </w:pPr>
            <w:r>
              <w:t>South Korea</w:t>
            </w:r>
          </w:p>
        </w:tc>
        <w:tc>
          <w:tcPr>
            <w:tcW w:w="0" w:type="auto"/>
          </w:tcPr>
          <w:p w14:paraId="60CDDC4C" w14:textId="77777777" w:rsidR="00936C5E" w:rsidRDefault="000E7F6D">
            <w:pPr>
              <w:pStyle w:val="Compact"/>
            </w:pPr>
            <w:r>
              <w:t>Bean</w:t>
            </w:r>
          </w:p>
        </w:tc>
        <w:tc>
          <w:tcPr>
            <w:tcW w:w="0" w:type="auto"/>
          </w:tcPr>
          <w:p w14:paraId="54892E2B" w14:textId="77777777" w:rsidR="00936C5E" w:rsidRDefault="000E7F6D">
            <w:pPr>
              <w:pStyle w:val="Compact"/>
            </w:pPr>
            <w:r>
              <w:t>200</w:t>
            </w:r>
          </w:p>
        </w:tc>
        <w:tc>
          <w:tcPr>
            <w:tcW w:w="0" w:type="auto"/>
          </w:tcPr>
          <w:p w14:paraId="2DBD0A4E" w14:textId="77777777" w:rsidR="00936C5E" w:rsidRDefault="000E7F6D">
            <w:pPr>
              <w:pStyle w:val="Compact"/>
              <w:jc w:val="right"/>
            </w:pPr>
            <w:r>
              <w:t>3</w:t>
            </w:r>
          </w:p>
        </w:tc>
        <w:tc>
          <w:tcPr>
            <w:tcW w:w="0" w:type="auto"/>
          </w:tcPr>
          <w:p w14:paraId="48410E47" w14:textId="77777777" w:rsidR="00936C5E" w:rsidRDefault="000E7F6D">
            <w:pPr>
              <w:pStyle w:val="Compact"/>
            </w:pPr>
            <w:r>
              <w:t>0.05</w:t>
            </w:r>
          </w:p>
        </w:tc>
        <w:tc>
          <w:tcPr>
            <w:tcW w:w="0" w:type="auto"/>
          </w:tcPr>
          <w:p w14:paraId="02CD9FA0" w14:textId="77777777" w:rsidR="00936C5E" w:rsidRDefault="000E7F6D">
            <w:pPr>
              <w:pStyle w:val="Compact"/>
              <w:jc w:val="right"/>
            </w:pPr>
            <w:r>
              <w:t>2.0</w:t>
            </w:r>
          </w:p>
        </w:tc>
        <w:tc>
          <w:tcPr>
            <w:tcW w:w="0" w:type="auto"/>
          </w:tcPr>
          <w:p w14:paraId="25716AD5" w14:textId="77777777" w:rsidR="00936C5E" w:rsidRDefault="000E7F6D">
            <w:pPr>
              <w:pStyle w:val="Compact"/>
              <w:jc w:val="right"/>
            </w:pPr>
            <w:r>
              <w:t>2.00</w:t>
            </w:r>
          </w:p>
        </w:tc>
      </w:tr>
      <w:tr w:rsidR="00936C5E" w14:paraId="202B9EA9" w14:textId="77777777">
        <w:tc>
          <w:tcPr>
            <w:tcW w:w="0" w:type="auto"/>
          </w:tcPr>
          <w:p w14:paraId="55BFE535" w14:textId="77777777" w:rsidR="00936C5E" w:rsidRDefault="000E7F6D">
            <w:pPr>
              <w:pStyle w:val="Compact"/>
            </w:pPr>
            <w:r>
              <w:t>South Korea</w:t>
            </w:r>
          </w:p>
        </w:tc>
        <w:tc>
          <w:tcPr>
            <w:tcW w:w="0" w:type="auto"/>
          </w:tcPr>
          <w:p w14:paraId="3DC9174B" w14:textId="77777777" w:rsidR="00936C5E" w:rsidRDefault="000E7F6D">
            <w:pPr>
              <w:pStyle w:val="Compact"/>
            </w:pPr>
            <w:r>
              <w:t>Oat</w:t>
            </w:r>
          </w:p>
        </w:tc>
        <w:tc>
          <w:tcPr>
            <w:tcW w:w="0" w:type="auto"/>
          </w:tcPr>
          <w:p w14:paraId="668F6771" w14:textId="77777777" w:rsidR="00936C5E" w:rsidRDefault="000E7F6D">
            <w:pPr>
              <w:pStyle w:val="Compact"/>
            </w:pPr>
            <w:r>
              <w:t>50</w:t>
            </w:r>
          </w:p>
        </w:tc>
        <w:tc>
          <w:tcPr>
            <w:tcW w:w="0" w:type="auto"/>
          </w:tcPr>
          <w:p w14:paraId="26805A08" w14:textId="77777777" w:rsidR="00936C5E" w:rsidRDefault="000E7F6D">
            <w:pPr>
              <w:pStyle w:val="Compact"/>
              <w:jc w:val="right"/>
            </w:pPr>
            <w:r>
              <w:t>0</w:t>
            </w:r>
          </w:p>
        </w:tc>
        <w:tc>
          <w:tcPr>
            <w:tcW w:w="0" w:type="auto"/>
          </w:tcPr>
          <w:p w14:paraId="250AA1AD" w14:textId="77777777" w:rsidR="00936C5E" w:rsidRDefault="000E7F6D">
            <w:pPr>
              <w:pStyle w:val="Compact"/>
            </w:pPr>
            <w:r>
              <w:t>NA</w:t>
            </w:r>
          </w:p>
        </w:tc>
        <w:tc>
          <w:tcPr>
            <w:tcW w:w="0" w:type="auto"/>
          </w:tcPr>
          <w:p w14:paraId="23E9293D" w14:textId="77777777" w:rsidR="00936C5E" w:rsidRDefault="000E7F6D">
            <w:pPr>
              <w:pStyle w:val="Compact"/>
              <w:jc w:val="right"/>
            </w:pPr>
            <w:r>
              <w:t>NA</w:t>
            </w:r>
          </w:p>
        </w:tc>
        <w:tc>
          <w:tcPr>
            <w:tcW w:w="0" w:type="auto"/>
          </w:tcPr>
          <w:p w14:paraId="42DFD643" w14:textId="77777777" w:rsidR="00936C5E" w:rsidRDefault="000E7F6D">
            <w:pPr>
              <w:pStyle w:val="Compact"/>
              <w:jc w:val="right"/>
            </w:pPr>
            <w:r>
              <w:t>NA</w:t>
            </w:r>
          </w:p>
        </w:tc>
      </w:tr>
      <w:tr w:rsidR="00936C5E" w14:paraId="7BE33A39" w14:textId="77777777">
        <w:tc>
          <w:tcPr>
            <w:tcW w:w="0" w:type="auto"/>
          </w:tcPr>
          <w:p w14:paraId="44727676" w14:textId="77777777" w:rsidR="00936C5E" w:rsidRDefault="000E7F6D">
            <w:pPr>
              <w:pStyle w:val="Compact"/>
            </w:pPr>
            <w:r>
              <w:t>South Korea</w:t>
            </w:r>
          </w:p>
        </w:tc>
        <w:tc>
          <w:tcPr>
            <w:tcW w:w="0" w:type="auto"/>
          </w:tcPr>
          <w:p w14:paraId="76376820" w14:textId="77777777" w:rsidR="00936C5E" w:rsidRDefault="000E7F6D">
            <w:pPr>
              <w:pStyle w:val="Compact"/>
            </w:pPr>
            <w:r>
              <w:t>Rice</w:t>
            </w:r>
          </w:p>
        </w:tc>
        <w:tc>
          <w:tcPr>
            <w:tcW w:w="0" w:type="auto"/>
          </w:tcPr>
          <w:p w14:paraId="46A29CF8" w14:textId="77777777" w:rsidR="00936C5E" w:rsidRDefault="000E7F6D">
            <w:pPr>
              <w:pStyle w:val="Compact"/>
            </w:pPr>
            <w:r>
              <w:t>400</w:t>
            </w:r>
          </w:p>
        </w:tc>
        <w:tc>
          <w:tcPr>
            <w:tcW w:w="0" w:type="auto"/>
          </w:tcPr>
          <w:p w14:paraId="676CADFC" w14:textId="77777777" w:rsidR="00936C5E" w:rsidRDefault="000E7F6D">
            <w:pPr>
              <w:pStyle w:val="Compact"/>
              <w:jc w:val="right"/>
            </w:pPr>
            <w:r>
              <w:t>4</w:t>
            </w:r>
          </w:p>
        </w:tc>
        <w:tc>
          <w:tcPr>
            <w:tcW w:w="0" w:type="auto"/>
          </w:tcPr>
          <w:p w14:paraId="4F5B78DC" w14:textId="77777777" w:rsidR="00936C5E" w:rsidRDefault="000E7F6D">
            <w:pPr>
              <w:pStyle w:val="Compact"/>
            </w:pPr>
            <w:r>
              <w:t>10</w:t>
            </w:r>
          </w:p>
        </w:tc>
        <w:tc>
          <w:tcPr>
            <w:tcW w:w="0" w:type="auto"/>
          </w:tcPr>
          <w:p w14:paraId="0338615F" w14:textId="77777777" w:rsidR="00936C5E" w:rsidRDefault="000E7F6D">
            <w:pPr>
              <w:pStyle w:val="Compact"/>
              <w:jc w:val="right"/>
            </w:pPr>
            <w:r>
              <w:t>5.0</w:t>
            </w:r>
          </w:p>
        </w:tc>
        <w:tc>
          <w:tcPr>
            <w:tcW w:w="0" w:type="auto"/>
          </w:tcPr>
          <w:p w14:paraId="24FC3E00" w14:textId="77777777" w:rsidR="00936C5E" w:rsidRDefault="000E7F6D">
            <w:pPr>
              <w:pStyle w:val="Compact"/>
              <w:jc w:val="right"/>
            </w:pPr>
            <w:r>
              <w:t>4.75</w:t>
            </w:r>
          </w:p>
        </w:tc>
      </w:tr>
      <w:tr w:rsidR="00936C5E" w14:paraId="519EA26A" w14:textId="77777777">
        <w:tc>
          <w:tcPr>
            <w:tcW w:w="0" w:type="auto"/>
          </w:tcPr>
          <w:p w14:paraId="573DA4B3" w14:textId="77777777" w:rsidR="00936C5E" w:rsidRDefault="000E7F6D">
            <w:pPr>
              <w:pStyle w:val="Compact"/>
            </w:pPr>
            <w:r>
              <w:t>South Korea</w:t>
            </w:r>
          </w:p>
        </w:tc>
        <w:tc>
          <w:tcPr>
            <w:tcW w:w="0" w:type="auto"/>
          </w:tcPr>
          <w:p w14:paraId="72E45AF0" w14:textId="77777777" w:rsidR="00936C5E" w:rsidRDefault="000E7F6D">
            <w:pPr>
              <w:pStyle w:val="Compact"/>
            </w:pPr>
            <w:r>
              <w:t>Sorghum</w:t>
            </w:r>
          </w:p>
        </w:tc>
        <w:tc>
          <w:tcPr>
            <w:tcW w:w="0" w:type="auto"/>
          </w:tcPr>
          <w:p w14:paraId="3D81A951" w14:textId="77777777" w:rsidR="00936C5E" w:rsidRDefault="000E7F6D">
            <w:pPr>
              <w:pStyle w:val="Compact"/>
            </w:pPr>
            <w:r>
              <w:t>50</w:t>
            </w:r>
          </w:p>
        </w:tc>
        <w:tc>
          <w:tcPr>
            <w:tcW w:w="0" w:type="auto"/>
          </w:tcPr>
          <w:p w14:paraId="32495348" w14:textId="77777777" w:rsidR="00936C5E" w:rsidRDefault="000E7F6D">
            <w:pPr>
              <w:pStyle w:val="Compact"/>
              <w:jc w:val="right"/>
            </w:pPr>
            <w:r>
              <w:t>0</w:t>
            </w:r>
          </w:p>
        </w:tc>
        <w:tc>
          <w:tcPr>
            <w:tcW w:w="0" w:type="auto"/>
          </w:tcPr>
          <w:p w14:paraId="420CB63E" w14:textId="77777777" w:rsidR="00936C5E" w:rsidRDefault="000E7F6D">
            <w:pPr>
              <w:pStyle w:val="Compact"/>
            </w:pPr>
            <w:r>
              <w:t>NA</w:t>
            </w:r>
          </w:p>
        </w:tc>
        <w:tc>
          <w:tcPr>
            <w:tcW w:w="0" w:type="auto"/>
          </w:tcPr>
          <w:p w14:paraId="7CB82E21" w14:textId="77777777" w:rsidR="00936C5E" w:rsidRDefault="000E7F6D">
            <w:pPr>
              <w:pStyle w:val="Compact"/>
              <w:jc w:val="right"/>
            </w:pPr>
            <w:r>
              <w:t>NA</w:t>
            </w:r>
          </w:p>
        </w:tc>
        <w:tc>
          <w:tcPr>
            <w:tcW w:w="0" w:type="auto"/>
          </w:tcPr>
          <w:p w14:paraId="40CE9E60" w14:textId="77777777" w:rsidR="00936C5E" w:rsidRDefault="000E7F6D">
            <w:pPr>
              <w:pStyle w:val="Compact"/>
              <w:jc w:val="right"/>
            </w:pPr>
            <w:r>
              <w:t>NA</w:t>
            </w:r>
          </w:p>
        </w:tc>
      </w:tr>
      <w:tr w:rsidR="00936C5E" w14:paraId="5D5A33AB" w14:textId="77777777">
        <w:tc>
          <w:tcPr>
            <w:tcW w:w="0" w:type="auto"/>
          </w:tcPr>
          <w:p w14:paraId="4DC998AB" w14:textId="77777777" w:rsidR="00936C5E" w:rsidRDefault="000E7F6D">
            <w:pPr>
              <w:pStyle w:val="Compact"/>
            </w:pPr>
            <w:r>
              <w:t>South Korea</w:t>
            </w:r>
          </w:p>
        </w:tc>
        <w:tc>
          <w:tcPr>
            <w:tcW w:w="0" w:type="auto"/>
          </w:tcPr>
          <w:p w14:paraId="49F2C1FF" w14:textId="77777777" w:rsidR="00936C5E" w:rsidRDefault="000E7F6D">
            <w:pPr>
              <w:pStyle w:val="Compact"/>
            </w:pPr>
            <w:r>
              <w:t>Wheat</w:t>
            </w:r>
          </w:p>
        </w:tc>
        <w:tc>
          <w:tcPr>
            <w:tcW w:w="0" w:type="auto"/>
          </w:tcPr>
          <w:p w14:paraId="0109205E" w14:textId="77777777" w:rsidR="00936C5E" w:rsidRDefault="000E7F6D">
            <w:pPr>
              <w:pStyle w:val="Compact"/>
            </w:pPr>
            <w:r>
              <w:t>100</w:t>
            </w:r>
          </w:p>
        </w:tc>
        <w:tc>
          <w:tcPr>
            <w:tcW w:w="0" w:type="auto"/>
          </w:tcPr>
          <w:p w14:paraId="562B69A0" w14:textId="77777777" w:rsidR="00936C5E" w:rsidRDefault="000E7F6D">
            <w:pPr>
              <w:pStyle w:val="Compact"/>
              <w:jc w:val="right"/>
            </w:pPr>
            <w:r>
              <w:t>0</w:t>
            </w:r>
          </w:p>
        </w:tc>
        <w:tc>
          <w:tcPr>
            <w:tcW w:w="0" w:type="auto"/>
          </w:tcPr>
          <w:p w14:paraId="5A7FF0CC" w14:textId="77777777" w:rsidR="00936C5E" w:rsidRDefault="000E7F6D">
            <w:pPr>
              <w:pStyle w:val="Compact"/>
            </w:pPr>
            <w:r>
              <w:t>NA</w:t>
            </w:r>
          </w:p>
        </w:tc>
        <w:tc>
          <w:tcPr>
            <w:tcW w:w="0" w:type="auto"/>
          </w:tcPr>
          <w:p w14:paraId="7945A6F6" w14:textId="77777777" w:rsidR="00936C5E" w:rsidRDefault="000E7F6D">
            <w:pPr>
              <w:pStyle w:val="Compact"/>
              <w:jc w:val="right"/>
            </w:pPr>
            <w:r>
              <w:t>NA</w:t>
            </w:r>
          </w:p>
        </w:tc>
        <w:tc>
          <w:tcPr>
            <w:tcW w:w="0" w:type="auto"/>
          </w:tcPr>
          <w:p w14:paraId="002317F1" w14:textId="77777777" w:rsidR="00936C5E" w:rsidRDefault="000E7F6D">
            <w:pPr>
              <w:pStyle w:val="Compact"/>
              <w:jc w:val="right"/>
            </w:pPr>
            <w:r>
              <w:t>NA</w:t>
            </w:r>
          </w:p>
        </w:tc>
      </w:tr>
      <w:tr w:rsidR="00936C5E" w14:paraId="64E909DC" w14:textId="77777777">
        <w:tc>
          <w:tcPr>
            <w:tcW w:w="0" w:type="auto"/>
          </w:tcPr>
          <w:p w14:paraId="687D0D06" w14:textId="77777777" w:rsidR="00936C5E" w:rsidRDefault="000E7F6D">
            <w:pPr>
              <w:pStyle w:val="Compact"/>
            </w:pPr>
            <w:r>
              <w:t>Sri Lanka</w:t>
            </w:r>
          </w:p>
        </w:tc>
        <w:tc>
          <w:tcPr>
            <w:tcW w:w="0" w:type="auto"/>
          </w:tcPr>
          <w:p w14:paraId="2069889B" w14:textId="77777777" w:rsidR="00936C5E" w:rsidRDefault="000E7F6D">
            <w:pPr>
              <w:pStyle w:val="Compact"/>
            </w:pPr>
            <w:r>
              <w:t>Bean</w:t>
            </w:r>
          </w:p>
        </w:tc>
        <w:tc>
          <w:tcPr>
            <w:tcW w:w="0" w:type="auto"/>
          </w:tcPr>
          <w:p w14:paraId="0BAA6B98" w14:textId="77777777" w:rsidR="00936C5E" w:rsidRDefault="000E7F6D">
            <w:pPr>
              <w:pStyle w:val="Compact"/>
            </w:pPr>
            <w:r>
              <w:t>16</w:t>
            </w:r>
          </w:p>
        </w:tc>
        <w:tc>
          <w:tcPr>
            <w:tcW w:w="0" w:type="auto"/>
          </w:tcPr>
          <w:p w14:paraId="23EE4C0F" w14:textId="77777777" w:rsidR="00936C5E" w:rsidRDefault="000E7F6D">
            <w:pPr>
              <w:pStyle w:val="Compact"/>
              <w:jc w:val="right"/>
            </w:pPr>
            <w:r>
              <w:t>0</w:t>
            </w:r>
          </w:p>
        </w:tc>
        <w:tc>
          <w:tcPr>
            <w:tcW w:w="0" w:type="auto"/>
          </w:tcPr>
          <w:p w14:paraId="07E8AAE1" w14:textId="77777777" w:rsidR="00936C5E" w:rsidRDefault="000E7F6D">
            <w:pPr>
              <w:pStyle w:val="Compact"/>
            </w:pPr>
            <w:r>
              <w:t>NA</w:t>
            </w:r>
          </w:p>
        </w:tc>
        <w:tc>
          <w:tcPr>
            <w:tcW w:w="0" w:type="auto"/>
          </w:tcPr>
          <w:p w14:paraId="03F01B89" w14:textId="77777777" w:rsidR="00936C5E" w:rsidRDefault="000E7F6D">
            <w:pPr>
              <w:pStyle w:val="Compact"/>
              <w:jc w:val="right"/>
            </w:pPr>
            <w:r>
              <w:t>NA</w:t>
            </w:r>
          </w:p>
        </w:tc>
        <w:tc>
          <w:tcPr>
            <w:tcW w:w="0" w:type="auto"/>
          </w:tcPr>
          <w:p w14:paraId="2D5D072D" w14:textId="77777777" w:rsidR="00936C5E" w:rsidRDefault="000E7F6D">
            <w:pPr>
              <w:pStyle w:val="Compact"/>
              <w:jc w:val="right"/>
            </w:pPr>
            <w:r>
              <w:t>NA</w:t>
            </w:r>
          </w:p>
        </w:tc>
      </w:tr>
      <w:tr w:rsidR="00936C5E" w14:paraId="7B631505" w14:textId="77777777">
        <w:tc>
          <w:tcPr>
            <w:tcW w:w="0" w:type="auto"/>
          </w:tcPr>
          <w:p w14:paraId="5B2C25D2" w14:textId="77777777" w:rsidR="00936C5E" w:rsidRDefault="000E7F6D">
            <w:pPr>
              <w:pStyle w:val="Compact"/>
            </w:pPr>
            <w:r>
              <w:t>Sri Lanka</w:t>
            </w:r>
          </w:p>
        </w:tc>
        <w:tc>
          <w:tcPr>
            <w:tcW w:w="0" w:type="auto"/>
          </w:tcPr>
          <w:p w14:paraId="47B3CE84" w14:textId="77777777" w:rsidR="00936C5E" w:rsidRDefault="000E7F6D">
            <w:pPr>
              <w:pStyle w:val="Compact"/>
            </w:pPr>
            <w:r>
              <w:t>Mungbean</w:t>
            </w:r>
          </w:p>
        </w:tc>
        <w:tc>
          <w:tcPr>
            <w:tcW w:w="0" w:type="auto"/>
          </w:tcPr>
          <w:p w14:paraId="58068700" w14:textId="77777777" w:rsidR="00936C5E" w:rsidRDefault="000E7F6D">
            <w:pPr>
              <w:pStyle w:val="Compact"/>
            </w:pPr>
            <w:r>
              <w:t>1</w:t>
            </w:r>
          </w:p>
        </w:tc>
        <w:tc>
          <w:tcPr>
            <w:tcW w:w="0" w:type="auto"/>
          </w:tcPr>
          <w:p w14:paraId="0D75FE2B" w14:textId="77777777" w:rsidR="00936C5E" w:rsidRDefault="000E7F6D">
            <w:pPr>
              <w:pStyle w:val="Compact"/>
              <w:jc w:val="right"/>
            </w:pPr>
            <w:r>
              <w:t>0</w:t>
            </w:r>
          </w:p>
        </w:tc>
        <w:tc>
          <w:tcPr>
            <w:tcW w:w="0" w:type="auto"/>
          </w:tcPr>
          <w:p w14:paraId="02A47212" w14:textId="77777777" w:rsidR="00936C5E" w:rsidRDefault="000E7F6D">
            <w:pPr>
              <w:pStyle w:val="Compact"/>
            </w:pPr>
            <w:r>
              <w:t>NA</w:t>
            </w:r>
          </w:p>
        </w:tc>
        <w:tc>
          <w:tcPr>
            <w:tcW w:w="0" w:type="auto"/>
          </w:tcPr>
          <w:p w14:paraId="79B8C3B9" w14:textId="77777777" w:rsidR="00936C5E" w:rsidRDefault="000E7F6D">
            <w:pPr>
              <w:pStyle w:val="Compact"/>
              <w:jc w:val="right"/>
            </w:pPr>
            <w:r>
              <w:t>NA</w:t>
            </w:r>
          </w:p>
        </w:tc>
        <w:tc>
          <w:tcPr>
            <w:tcW w:w="0" w:type="auto"/>
          </w:tcPr>
          <w:p w14:paraId="40399056" w14:textId="77777777" w:rsidR="00936C5E" w:rsidRDefault="000E7F6D">
            <w:pPr>
              <w:pStyle w:val="Compact"/>
              <w:jc w:val="right"/>
            </w:pPr>
            <w:r>
              <w:t>NA</w:t>
            </w:r>
          </w:p>
        </w:tc>
      </w:tr>
      <w:tr w:rsidR="00936C5E" w14:paraId="4823DD33" w14:textId="77777777">
        <w:tc>
          <w:tcPr>
            <w:tcW w:w="0" w:type="auto"/>
          </w:tcPr>
          <w:p w14:paraId="232A6298" w14:textId="77777777" w:rsidR="00936C5E" w:rsidRDefault="000E7F6D">
            <w:pPr>
              <w:pStyle w:val="Compact"/>
            </w:pPr>
            <w:r>
              <w:t>Sri Lanka</w:t>
            </w:r>
          </w:p>
        </w:tc>
        <w:tc>
          <w:tcPr>
            <w:tcW w:w="0" w:type="auto"/>
          </w:tcPr>
          <w:p w14:paraId="2C152BC6" w14:textId="77777777" w:rsidR="00936C5E" w:rsidRDefault="000E7F6D">
            <w:pPr>
              <w:pStyle w:val="Compact"/>
            </w:pPr>
            <w:r>
              <w:t>Tomato</w:t>
            </w:r>
          </w:p>
        </w:tc>
        <w:tc>
          <w:tcPr>
            <w:tcW w:w="0" w:type="auto"/>
          </w:tcPr>
          <w:p w14:paraId="433D1A81" w14:textId="77777777" w:rsidR="00936C5E" w:rsidRDefault="000E7F6D">
            <w:pPr>
              <w:pStyle w:val="Compact"/>
            </w:pPr>
            <w:r>
              <w:t>2</w:t>
            </w:r>
          </w:p>
        </w:tc>
        <w:tc>
          <w:tcPr>
            <w:tcW w:w="0" w:type="auto"/>
          </w:tcPr>
          <w:p w14:paraId="1A2E9CF5" w14:textId="77777777" w:rsidR="00936C5E" w:rsidRDefault="000E7F6D">
            <w:pPr>
              <w:pStyle w:val="Compact"/>
              <w:jc w:val="right"/>
            </w:pPr>
            <w:r>
              <w:t>1</w:t>
            </w:r>
          </w:p>
        </w:tc>
        <w:tc>
          <w:tcPr>
            <w:tcW w:w="0" w:type="auto"/>
          </w:tcPr>
          <w:p w14:paraId="09483188" w14:textId="77777777" w:rsidR="00936C5E" w:rsidRDefault="000E7F6D">
            <w:pPr>
              <w:pStyle w:val="Compact"/>
            </w:pPr>
            <w:r>
              <w:t>0.035</w:t>
            </w:r>
          </w:p>
        </w:tc>
        <w:tc>
          <w:tcPr>
            <w:tcW w:w="0" w:type="auto"/>
          </w:tcPr>
          <w:p w14:paraId="31A0EFAC" w14:textId="77777777" w:rsidR="00936C5E" w:rsidRDefault="000E7F6D">
            <w:pPr>
              <w:pStyle w:val="Compact"/>
              <w:jc w:val="right"/>
            </w:pPr>
            <w:r>
              <w:t>35.0</w:t>
            </w:r>
          </w:p>
        </w:tc>
        <w:tc>
          <w:tcPr>
            <w:tcW w:w="0" w:type="auto"/>
          </w:tcPr>
          <w:p w14:paraId="061754FB" w14:textId="77777777" w:rsidR="00936C5E" w:rsidRDefault="000E7F6D">
            <w:pPr>
              <w:pStyle w:val="Compact"/>
              <w:jc w:val="right"/>
            </w:pPr>
            <w:r>
              <w:t>30.00</w:t>
            </w:r>
          </w:p>
        </w:tc>
      </w:tr>
      <w:tr w:rsidR="00936C5E" w14:paraId="405D9698" w14:textId="77777777">
        <w:tc>
          <w:tcPr>
            <w:tcW w:w="0" w:type="auto"/>
          </w:tcPr>
          <w:p w14:paraId="22E9DA53" w14:textId="77777777" w:rsidR="00936C5E" w:rsidRDefault="000E7F6D">
            <w:pPr>
              <w:pStyle w:val="Compact"/>
            </w:pPr>
            <w:r>
              <w:t>Thailand</w:t>
            </w:r>
          </w:p>
        </w:tc>
        <w:tc>
          <w:tcPr>
            <w:tcW w:w="0" w:type="auto"/>
          </w:tcPr>
          <w:p w14:paraId="0069721B" w14:textId="77777777" w:rsidR="00936C5E" w:rsidRDefault="000E7F6D">
            <w:pPr>
              <w:pStyle w:val="Compact"/>
            </w:pPr>
            <w:r>
              <w:t>Mungbean</w:t>
            </w:r>
          </w:p>
        </w:tc>
        <w:tc>
          <w:tcPr>
            <w:tcW w:w="0" w:type="auto"/>
          </w:tcPr>
          <w:p w14:paraId="684B2204" w14:textId="77777777" w:rsidR="00936C5E" w:rsidRDefault="000E7F6D">
            <w:pPr>
              <w:pStyle w:val="Compact"/>
            </w:pPr>
            <w:r>
              <w:t>40</w:t>
            </w:r>
          </w:p>
        </w:tc>
        <w:tc>
          <w:tcPr>
            <w:tcW w:w="0" w:type="auto"/>
          </w:tcPr>
          <w:p w14:paraId="2564D3BD" w14:textId="77777777" w:rsidR="00936C5E" w:rsidRDefault="000E7F6D">
            <w:pPr>
              <w:pStyle w:val="Compact"/>
              <w:jc w:val="right"/>
            </w:pPr>
            <w:r>
              <w:t>4</w:t>
            </w:r>
          </w:p>
        </w:tc>
        <w:tc>
          <w:tcPr>
            <w:tcW w:w="0" w:type="auto"/>
          </w:tcPr>
          <w:p w14:paraId="281BCB2F" w14:textId="77777777" w:rsidR="00936C5E" w:rsidRDefault="000E7F6D">
            <w:pPr>
              <w:pStyle w:val="Compact"/>
            </w:pPr>
            <w:r>
              <w:t>1,700</w:t>
            </w:r>
          </w:p>
        </w:tc>
        <w:tc>
          <w:tcPr>
            <w:tcW w:w="0" w:type="auto"/>
          </w:tcPr>
          <w:p w14:paraId="4D4E9587" w14:textId="77777777" w:rsidR="00936C5E" w:rsidRDefault="000E7F6D">
            <w:pPr>
              <w:pStyle w:val="Compact"/>
              <w:jc w:val="right"/>
            </w:pPr>
            <w:r>
              <w:t>1.0</w:t>
            </w:r>
          </w:p>
        </w:tc>
        <w:tc>
          <w:tcPr>
            <w:tcW w:w="0" w:type="auto"/>
          </w:tcPr>
          <w:p w14:paraId="5ACB3282" w14:textId="77777777" w:rsidR="00936C5E" w:rsidRDefault="000E7F6D">
            <w:pPr>
              <w:pStyle w:val="Compact"/>
              <w:jc w:val="right"/>
            </w:pPr>
            <w:r>
              <w:t>1.00</w:t>
            </w:r>
          </w:p>
        </w:tc>
      </w:tr>
      <w:tr w:rsidR="00936C5E" w14:paraId="69E8E2C8" w14:textId="77777777">
        <w:tc>
          <w:tcPr>
            <w:tcW w:w="0" w:type="auto"/>
          </w:tcPr>
          <w:p w14:paraId="6167183D" w14:textId="77777777" w:rsidR="00936C5E" w:rsidRDefault="000E7F6D">
            <w:pPr>
              <w:pStyle w:val="Compact"/>
            </w:pPr>
            <w:r>
              <w:t>Thailand</w:t>
            </w:r>
          </w:p>
        </w:tc>
        <w:tc>
          <w:tcPr>
            <w:tcW w:w="0" w:type="auto"/>
          </w:tcPr>
          <w:p w14:paraId="4B19BFE4" w14:textId="77777777" w:rsidR="00936C5E" w:rsidRDefault="000E7F6D">
            <w:pPr>
              <w:pStyle w:val="Compact"/>
            </w:pPr>
            <w:r>
              <w:t>Soybean</w:t>
            </w:r>
          </w:p>
        </w:tc>
        <w:tc>
          <w:tcPr>
            <w:tcW w:w="0" w:type="auto"/>
          </w:tcPr>
          <w:p w14:paraId="35E35E9A" w14:textId="77777777" w:rsidR="00936C5E" w:rsidRDefault="000E7F6D">
            <w:pPr>
              <w:pStyle w:val="Compact"/>
            </w:pPr>
            <w:r>
              <w:t>60</w:t>
            </w:r>
          </w:p>
        </w:tc>
        <w:tc>
          <w:tcPr>
            <w:tcW w:w="0" w:type="auto"/>
          </w:tcPr>
          <w:p w14:paraId="6EB10C70" w14:textId="77777777" w:rsidR="00936C5E" w:rsidRDefault="000E7F6D">
            <w:pPr>
              <w:pStyle w:val="Compact"/>
              <w:jc w:val="right"/>
            </w:pPr>
            <w:r>
              <w:t>5</w:t>
            </w:r>
          </w:p>
        </w:tc>
        <w:tc>
          <w:tcPr>
            <w:tcW w:w="0" w:type="auto"/>
          </w:tcPr>
          <w:p w14:paraId="1937245E" w14:textId="77777777" w:rsidR="00936C5E" w:rsidRDefault="000E7F6D">
            <w:pPr>
              <w:pStyle w:val="Compact"/>
            </w:pPr>
            <w:r>
              <w:t>960</w:t>
            </w:r>
          </w:p>
        </w:tc>
        <w:tc>
          <w:tcPr>
            <w:tcW w:w="0" w:type="auto"/>
          </w:tcPr>
          <w:p w14:paraId="737AF167" w14:textId="77777777" w:rsidR="00936C5E" w:rsidRDefault="000E7F6D">
            <w:pPr>
              <w:pStyle w:val="Compact"/>
              <w:jc w:val="right"/>
            </w:pPr>
            <w:r>
              <w:t>1.7</w:t>
            </w:r>
          </w:p>
        </w:tc>
        <w:tc>
          <w:tcPr>
            <w:tcW w:w="0" w:type="auto"/>
          </w:tcPr>
          <w:p w14:paraId="4E8BF2A7" w14:textId="77777777" w:rsidR="00936C5E" w:rsidRDefault="000E7F6D">
            <w:pPr>
              <w:pStyle w:val="Compact"/>
              <w:jc w:val="right"/>
            </w:pPr>
            <w:r>
              <w:t>1.00</w:t>
            </w:r>
          </w:p>
        </w:tc>
      </w:tr>
      <w:tr w:rsidR="00936C5E" w14:paraId="7260F6E1" w14:textId="77777777">
        <w:tc>
          <w:tcPr>
            <w:tcW w:w="0" w:type="auto"/>
          </w:tcPr>
          <w:p w14:paraId="26510500" w14:textId="77777777" w:rsidR="00936C5E" w:rsidRDefault="000E7F6D">
            <w:pPr>
              <w:pStyle w:val="Compact"/>
            </w:pPr>
            <w:r>
              <w:t>Vietnam</w:t>
            </w:r>
          </w:p>
        </w:tc>
        <w:tc>
          <w:tcPr>
            <w:tcW w:w="0" w:type="auto"/>
          </w:tcPr>
          <w:p w14:paraId="0D398B86" w14:textId="77777777" w:rsidR="00936C5E" w:rsidRDefault="000E7F6D">
            <w:pPr>
              <w:pStyle w:val="Compact"/>
            </w:pPr>
            <w:r>
              <w:t>Rice</w:t>
            </w:r>
          </w:p>
        </w:tc>
        <w:tc>
          <w:tcPr>
            <w:tcW w:w="0" w:type="auto"/>
          </w:tcPr>
          <w:p w14:paraId="73AA41D5" w14:textId="77777777" w:rsidR="00936C5E" w:rsidRDefault="000E7F6D">
            <w:pPr>
              <w:pStyle w:val="Compact"/>
            </w:pPr>
            <w:r>
              <w:t>150</w:t>
            </w:r>
          </w:p>
        </w:tc>
        <w:tc>
          <w:tcPr>
            <w:tcW w:w="0" w:type="auto"/>
          </w:tcPr>
          <w:p w14:paraId="65AC8462" w14:textId="77777777" w:rsidR="00936C5E" w:rsidRDefault="000E7F6D">
            <w:pPr>
              <w:pStyle w:val="Compact"/>
              <w:jc w:val="right"/>
            </w:pPr>
            <w:r>
              <w:t>30</w:t>
            </w:r>
          </w:p>
        </w:tc>
        <w:tc>
          <w:tcPr>
            <w:tcW w:w="0" w:type="auto"/>
          </w:tcPr>
          <w:p w14:paraId="265F951F" w14:textId="77777777" w:rsidR="00936C5E" w:rsidRDefault="000E7F6D">
            <w:pPr>
              <w:pStyle w:val="Compact"/>
            </w:pPr>
            <w:r>
              <w:t>2,235</w:t>
            </w:r>
          </w:p>
        </w:tc>
        <w:tc>
          <w:tcPr>
            <w:tcW w:w="0" w:type="auto"/>
          </w:tcPr>
          <w:p w14:paraId="3BE880DB" w14:textId="77777777" w:rsidR="00936C5E" w:rsidRDefault="000E7F6D">
            <w:pPr>
              <w:pStyle w:val="Compact"/>
              <w:jc w:val="right"/>
            </w:pPr>
            <w:r>
              <w:t>6.5</w:t>
            </w:r>
          </w:p>
        </w:tc>
        <w:tc>
          <w:tcPr>
            <w:tcW w:w="0" w:type="auto"/>
          </w:tcPr>
          <w:p w14:paraId="61A42D0B" w14:textId="77777777" w:rsidR="00936C5E" w:rsidRDefault="000E7F6D">
            <w:pPr>
              <w:pStyle w:val="Compact"/>
              <w:jc w:val="right"/>
            </w:pPr>
            <w:r>
              <w:t>6.00</w:t>
            </w:r>
          </w:p>
        </w:tc>
      </w:tr>
      <w:tr w:rsidR="00936C5E" w14:paraId="04E67F17" w14:textId="77777777">
        <w:tc>
          <w:tcPr>
            <w:tcW w:w="0" w:type="auto"/>
          </w:tcPr>
          <w:p w14:paraId="0CEC078F" w14:textId="77777777" w:rsidR="00936C5E" w:rsidRDefault="000E7F6D">
            <w:pPr>
              <w:pStyle w:val="Compact"/>
            </w:pPr>
            <w:r>
              <w:t>Vietnam</w:t>
            </w:r>
          </w:p>
        </w:tc>
        <w:tc>
          <w:tcPr>
            <w:tcW w:w="0" w:type="auto"/>
          </w:tcPr>
          <w:p w14:paraId="55EAA921" w14:textId="77777777" w:rsidR="00936C5E" w:rsidRDefault="000E7F6D">
            <w:pPr>
              <w:pStyle w:val="Compact"/>
            </w:pPr>
            <w:r>
              <w:t>Soybean</w:t>
            </w:r>
          </w:p>
        </w:tc>
        <w:tc>
          <w:tcPr>
            <w:tcW w:w="0" w:type="auto"/>
          </w:tcPr>
          <w:p w14:paraId="266728F6" w14:textId="77777777" w:rsidR="00936C5E" w:rsidRDefault="000E7F6D">
            <w:pPr>
              <w:pStyle w:val="Compact"/>
            </w:pPr>
            <w:r>
              <w:t>100</w:t>
            </w:r>
          </w:p>
        </w:tc>
        <w:tc>
          <w:tcPr>
            <w:tcW w:w="0" w:type="auto"/>
          </w:tcPr>
          <w:p w14:paraId="5E9B3444" w14:textId="77777777" w:rsidR="00936C5E" w:rsidRDefault="000E7F6D">
            <w:pPr>
              <w:pStyle w:val="Compact"/>
              <w:jc w:val="right"/>
            </w:pPr>
            <w:r>
              <w:t>6</w:t>
            </w:r>
          </w:p>
        </w:tc>
        <w:tc>
          <w:tcPr>
            <w:tcW w:w="0" w:type="auto"/>
          </w:tcPr>
          <w:p w14:paraId="0330F8D0" w14:textId="77777777" w:rsidR="00936C5E" w:rsidRDefault="000E7F6D">
            <w:pPr>
              <w:pStyle w:val="Compact"/>
            </w:pPr>
            <w:r>
              <w:t>156</w:t>
            </w:r>
          </w:p>
        </w:tc>
        <w:tc>
          <w:tcPr>
            <w:tcW w:w="0" w:type="auto"/>
          </w:tcPr>
          <w:p w14:paraId="08C5EA74" w14:textId="77777777" w:rsidR="00936C5E" w:rsidRDefault="000E7F6D">
            <w:pPr>
              <w:pStyle w:val="Compact"/>
              <w:jc w:val="right"/>
            </w:pPr>
            <w:r>
              <w:t>2.0</w:t>
            </w:r>
          </w:p>
        </w:tc>
        <w:tc>
          <w:tcPr>
            <w:tcW w:w="0" w:type="auto"/>
          </w:tcPr>
          <w:p w14:paraId="2BC02209" w14:textId="77777777" w:rsidR="00936C5E" w:rsidRDefault="000E7F6D">
            <w:pPr>
              <w:pStyle w:val="Compact"/>
              <w:jc w:val="right"/>
            </w:pPr>
            <w:r>
              <w:t>2.00</w:t>
            </w:r>
          </w:p>
        </w:tc>
      </w:tr>
    </w:tbl>
    <w:p w14:paraId="19A6590E" w14:textId="77777777" w:rsidR="000E7F6D" w:rsidRDefault="000E7F6D"/>
    <w:sectPr w:rsidR="000E7F6D">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 w:author="Julian King" w:date="2020-07-03T15:00:00Z" w:initials="JK">
    <w:p w14:paraId="125FC762" w14:textId="0516E060" w:rsidR="00D4129B" w:rsidRDefault="00D64E4E">
      <w:pPr>
        <w:pStyle w:val="CommentText"/>
      </w:pPr>
      <w:r>
        <w:rPr>
          <w:rStyle w:val="CommentReference"/>
        </w:rPr>
        <w:annotationRef/>
      </w:r>
      <w:r>
        <w:t xml:space="preserve">For addressing the rubric criteria these details are not strictly necessary. </w:t>
      </w:r>
    </w:p>
    <w:p w14:paraId="2EFB4A49" w14:textId="795D8DEF" w:rsidR="00FB7507" w:rsidRDefault="00FB7507">
      <w:pPr>
        <w:pStyle w:val="CommentText"/>
      </w:pPr>
    </w:p>
    <w:p w14:paraId="151B0B9A" w14:textId="52D5D782" w:rsidR="00FB7507" w:rsidRDefault="00FB7507">
      <w:pPr>
        <w:pStyle w:val="CommentText"/>
      </w:pPr>
      <w:r>
        <w:t xml:space="preserve">For criterion 1, we need: </w:t>
      </w:r>
    </w:p>
    <w:p w14:paraId="40B9E04F" w14:textId="28688E19" w:rsidR="00FB7507" w:rsidRDefault="00FB7507" w:rsidP="00FB7507">
      <w:pPr>
        <w:pStyle w:val="CommentText"/>
        <w:numPr>
          <w:ilvl w:val="0"/>
          <w:numId w:val="15"/>
        </w:numPr>
      </w:pPr>
      <w:r>
        <w:t xml:space="preserve"> New varieties of crops contribute to a net increase in overall production </w:t>
      </w:r>
    </w:p>
    <w:p w14:paraId="4E202F72" w14:textId="42FEC301" w:rsidR="00FB7507" w:rsidRDefault="00FB7507" w:rsidP="00FB7507">
      <w:pPr>
        <w:pStyle w:val="CommentText"/>
        <w:numPr>
          <w:ilvl w:val="0"/>
          <w:numId w:val="15"/>
        </w:numPr>
      </w:pPr>
      <w:r>
        <w:t xml:space="preserve"> Number of new mutant varieties that improve quality traits. </w:t>
      </w:r>
    </w:p>
    <w:p w14:paraId="428BC7EB" w14:textId="078151F3" w:rsidR="00FB7507" w:rsidRDefault="00FB7507" w:rsidP="00FB7507">
      <w:pPr>
        <w:pStyle w:val="CommentText"/>
      </w:pPr>
    </w:p>
    <w:p w14:paraId="07318703" w14:textId="4C0538C8" w:rsidR="00FB7507" w:rsidRDefault="00FB7507" w:rsidP="00FB7507">
      <w:pPr>
        <w:pStyle w:val="CommentText"/>
      </w:pPr>
      <w:r>
        <w:t xml:space="preserve">Please tell me if you disagree – we ended up with several versions of the rubric. I’m looking at the </w:t>
      </w:r>
      <w:r w:rsidR="00E1402B">
        <w:t>version</w:t>
      </w:r>
      <w:r>
        <w:t xml:space="preserve"> that I included in my end-of-mission report after our last Vienna meeting so I hope it’s right! </w:t>
      </w:r>
    </w:p>
    <w:p w14:paraId="34FDFABE" w14:textId="0E891235" w:rsidR="00FB7507" w:rsidRDefault="00FB7507" w:rsidP="00FB7507">
      <w:pPr>
        <w:pStyle w:val="CommentText"/>
      </w:pPr>
    </w:p>
    <w:p w14:paraId="088802D7" w14:textId="5C1831BD" w:rsidR="00D64E4E" w:rsidRDefault="00FB7507">
      <w:pPr>
        <w:pStyle w:val="CommentText"/>
      </w:pPr>
      <w:r>
        <w:t xml:space="preserve">The other data is good to have because it helps build up a descriptive picture of what’s happened. Ideally we would like the three missing pieces but if </w:t>
      </w:r>
      <w:r w:rsidR="00D4129B">
        <w:t xml:space="preserve">we ask the experts again, we will not meet the 15 August time frame. </w:t>
      </w:r>
    </w:p>
    <w:p w14:paraId="3FD39437" w14:textId="77777777" w:rsidR="00D64E4E" w:rsidRDefault="00D64E4E">
      <w:pPr>
        <w:pStyle w:val="CommentText"/>
      </w:pPr>
    </w:p>
    <w:p w14:paraId="5FBBA91D" w14:textId="75DCAD37" w:rsidR="00D64E4E" w:rsidRDefault="00D4129B">
      <w:pPr>
        <w:pStyle w:val="CommentText"/>
      </w:pPr>
      <w:r>
        <w:t xml:space="preserve">I suggest we move ahead without this information, unless critically important for Aaron’s analysis.  </w:t>
      </w:r>
    </w:p>
  </w:comment>
  <w:comment w:id="36" w:author="Julian King" w:date="2020-07-03T15:14:00Z" w:initials="JK">
    <w:p w14:paraId="0D6D6198" w14:textId="04767475" w:rsidR="00C02758" w:rsidRDefault="00C02758">
      <w:pPr>
        <w:pStyle w:val="CommentText"/>
      </w:pPr>
      <w:r>
        <w:rPr>
          <w:rStyle w:val="CommentReference"/>
        </w:rPr>
        <w:annotationRef/>
      </w:r>
      <w:r>
        <w:t xml:space="preserve">Please include the mutant and control yield productivity (tonnes/ha) as footnotes for tomato and banana. </w:t>
      </w:r>
    </w:p>
  </w:comment>
  <w:comment w:id="67" w:author="Julian King" w:date="2020-07-03T15:27:00Z" w:initials="JK">
    <w:p w14:paraId="6367B404" w14:textId="7D347B89" w:rsidR="00391F9D" w:rsidRDefault="00391F9D">
      <w:pPr>
        <w:pStyle w:val="CommentText"/>
      </w:pPr>
      <w:r>
        <w:rPr>
          <w:rStyle w:val="CommentReference"/>
        </w:rPr>
        <w:annotationRef/>
      </w:r>
      <w:r>
        <w:t>Please correct spelling mistake in X axis label ‘cumulative’</w:t>
      </w:r>
    </w:p>
  </w:comment>
  <w:comment w:id="84" w:author="Julian King" w:date="2020-07-03T15:30:00Z" w:initials="JK">
    <w:p w14:paraId="72537A48" w14:textId="0D564F8F" w:rsidR="00F53863" w:rsidRDefault="00F53863">
      <w:pPr>
        <w:pStyle w:val="CommentText"/>
      </w:pPr>
      <w:r>
        <w:rPr>
          <w:rStyle w:val="CommentReference"/>
        </w:rPr>
        <w:annotationRef/>
      </w:r>
      <w:r>
        <w:t>I will draft a proposed change to the rubric to clarify this</w:t>
      </w:r>
    </w:p>
  </w:comment>
  <w:comment w:id="92" w:author="Julian King" w:date="2020-07-03T15:44:00Z" w:initials="JK">
    <w:p w14:paraId="58A303D1" w14:textId="70E938A0" w:rsidR="00264BD1" w:rsidRDefault="00264BD1">
      <w:pPr>
        <w:pStyle w:val="CommentText"/>
      </w:pPr>
      <w:r>
        <w:rPr>
          <w:rStyle w:val="CommentReference"/>
        </w:rPr>
        <w:annotationRef/>
      </w:r>
      <w:r>
        <w:t xml:space="preserve">Are these unweighted averages? It could be interesting to look at a weighted average (I would suggest multiplying cumulative growing area by average yield to get the weighting factor). </w:t>
      </w:r>
      <w:r w:rsidR="00E27B0A">
        <w:t xml:space="preserve">What do you think? </w:t>
      </w:r>
    </w:p>
  </w:comment>
  <w:comment w:id="116" w:author="Julian King" w:date="2020-07-03T15:41:00Z" w:initials="JK">
    <w:p w14:paraId="4873AA27" w14:textId="5EC515FA" w:rsidR="00F10867" w:rsidRDefault="00F10867">
      <w:pPr>
        <w:pStyle w:val="CommentText"/>
      </w:pPr>
      <w:r>
        <w:rPr>
          <w:rStyle w:val="CommentReference"/>
        </w:rPr>
        <w:annotationRef/>
      </w:r>
      <w:r>
        <w:t>What does the dot represent at the 50% mark for rice?</w:t>
      </w:r>
    </w:p>
  </w:comment>
  <w:comment w:id="145" w:author="Julian King" w:date="2020-07-03T15:47:00Z" w:initials="JK">
    <w:p w14:paraId="530517F7" w14:textId="6F3E50E4" w:rsidR="00C6742A" w:rsidRDefault="00C6742A">
      <w:pPr>
        <w:pStyle w:val="CommentText"/>
      </w:pPr>
      <w:r>
        <w:rPr>
          <w:rStyle w:val="CommentReference"/>
        </w:rPr>
        <w:annotationRef/>
      </w:r>
      <w:r>
        <w:t xml:space="preserve">Noted. I can’t remember why. But it’s still good to report the findings and we can amend the rubric if needed. </w:t>
      </w:r>
    </w:p>
  </w:comment>
  <w:comment w:id="155" w:author="Julian King" w:date="2020-07-03T15:49:00Z" w:initials="JK">
    <w:p w14:paraId="30C95D4A" w14:textId="0A94AE0C" w:rsidR="00A94C81" w:rsidRDefault="00A94C81">
      <w:pPr>
        <w:pStyle w:val="CommentText"/>
      </w:pPr>
      <w:r>
        <w:rPr>
          <w:rStyle w:val="CommentReference"/>
        </w:rPr>
        <w:annotationRef/>
      </w:r>
      <w:r>
        <w:t xml:space="preserve">Kofi? </w:t>
      </w:r>
    </w:p>
  </w:comment>
  <w:comment w:id="312" w:author="Julian King" w:date="2020-07-03T15:54:00Z" w:initials="JK">
    <w:p w14:paraId="591E0509" w14:textId="228F9F14" w:rsidR="00D33E29" w:rsidRDefault="00D33E29">
      <w:pPr>
        <w:pStyle w:val="CommentText"/>
      </w:pPr>
      <w:r>
        <w:rPr>
          <w:rStyle w:val="CommentReference"/>
        </w:rPr>
        <w:annotationRef/>
      </w:r>
      <w:r>
        <w:t>Kofi may be able to quickly confirm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FBBA91D" w15:done="0"/>
  <w15:commentEx w15:paraId="0D6D6198" w15:done="0"/>
  <w15:commentEx w15:paraId="6367B404" w15:done="0"/>
  <w15:commentEx w15:paraId="72537A48" w15:done="0"/>
  <w15:commentEx w15:paraId="58A303D1" w15:done="0"/>
  <w15:commentEx w15:paraId="4873AA27" w15:done="0"/>
  <w15:commentEx w15:paraId="530517F7" w15:done="0"/>
  <w15:commentEx w15:paraId="30C95D4A" w15:done="0"/>
  <w15:commentEx w15:paraId="591E05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9C6AA" w16cex:dateUtc="2020-07-03T03:00:00Z"/>
  <w16cex:commentExtensible w16cex:durableId="22A9C9E7" w16cex:dateUtc="2020-07-03T03:14:00Z"/>
  <w16cex:commentExtensible w16cex:durableId="22A9CCE8" w16cex:dateUtc="2020-07-03T03:27:00Z"/>
  <w16cex:commentExtensible w16cex:durableId="22A9CD7C" w16cex:dateUtc="2020-07-03T03:30:00Z"/>
  <w16cex:commentExtensible w16cex:durableId="22A9D0E7" w16cex:dateUtc="2020-07-03T03:44:00Z"/>
  <w16cex:commentExtensible w16cex:durableId="22A9D017" w16cex:dateUtc="2020-07-03T03:41:00Z"/>
  <w16cex:commentExtensible w16cex:durableId="22A9D19F" w16cex:dateUtc="2020-07-03T03:47:00Z"/>
  <w16cex:commentExtensible w16cex:durableId="22A9D1FA" w16cex:dateUtc="2020-07-03T03:49:00Z"/>
  <w16cex:commentExtensible w16cex:durableId="22A9D33B" w16cex:dateUtc="2020-07-03T03: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FBBA91D" w16cid:durableId="22A9C6AA"/>
  <w16cid:commentId w16cid:paraId="0D6D6198" w16cid:durableId="22A9C9E7"/>
  <w16cid:commentId w16cid:paraId="6367B404" w16cid:durableId="22A9CCE8"/>
  <w16cid:commentId w16cid:paraId="72537A48" w16cid:durableId="22A9CD7C"/>
  <w16cid:commentId w16cid:paraId="58A303D1" w16cid:durableId="22A9D0E7"/>
  <w16cid:commentId w16cid:paraId="4873AA27" w16cid:durableId="22A9D017"/>
  <w16cid:commentId w16cid:paraId="530517F7" w16cid:durableId="22A9D19F"/>
  <w16cid:commentId w16cid:paraId="30C95D4A" w16cid:durableId="22A9D1FA"/>
  <w16cid:commentId w16cid:paraId="591E0509" w16cid:durableId="22A9D3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DBA824" w14:textId="77777777" w:rsidR="003A7338" w:rsidRDefault="003A7338">
      <w:pPr>
        <w:spacing w:after="0"/>
      </w:pPr>
      <w:r>
        <w:separator/>
      </w:r>
    </w:p>
  </w:endnote>
  <w:endnote w:type="continuationSeparator" w:id="0">
    <w:p w14:paraId="5ACB53CF" w14:textId="77777777" w:rsidR="003A7338" w:rsidRDefault="003A733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C84AFE" w14:textId="77777777" w:rsidR="003A7338" w:rsidRDefault="003A7338">
      <w:r>
        <w:separator/>
      </w:r>
    </w:p>
  </w:footnote>
  <w:footnote w:type="continuationSeparator" w:id="0">
    <w:p w14:paraId="1F660A47" w14:textId="77777777" w:rsidR="003A7338" w:rsidRDefault="003A7338">
      <w:r>
        <w:continuationSeparator/>
      </w:r>
    </w:p>
  </w:footnote>
  <w:footnote w:id="1">
    <w:p w14:paraId="0EF3EBB9" w14:textId="71EF4F60" w:rsidR="008F5201" w:rsidRPr="008F5201" w:rsidRDefault="008F5201">
      <w:pPr>
        <w:pStyle w:val="FootnoteText"/>
        <w:rPr>
          <w:lang w:val="mi-NZ"/>
          <w:rPrChange w:id="43" w:author="Julian King" w:date="2020-07-03T15:23:00Z">
            <w:rPr/>
          </w:rPrChange>
        </w:rPr>
      </w:pPr>
      <w:ins w:id="44" w:author="Julian King" w:date="2020-07-03T15:23:00Z">
        <w:r>
          <w:rPr>
            <w:rStyle w:val="FootnoteReference"/>
          </w:rPr>
          <w:footnoteRef/>
        </w:r>
        <w:r>
          <w:t xml:space="preserve"> </w:t>
        </w:r>
        <w:r w:rsidRPr="008F5201">
          <w:rPr>
            <w:rFonts w:asciiTheme="majorHAnsi" w:hAnsiTheme="majorHAnsi" w:cstheme="majorHAnsi"/>
            <w:sz w:val="21"/>
            <w:szCs w:val="21"/>
            <w:lang w:val="mi-NZ"/>
            <w:rPrChange w:id="45" w:author="Julian King" w:date="2020-07-03T15:24:00Z">
              <w:rPr>
                <w:lang w:val="mi-NZ"/>
              </w:rPr>
            </w:rPrChange>
          </w:rPr>
          <w:t>For perspective, th</w:t>
        </w:r>
      </w:ins>
      <w:ins w:id="46" w:author="Julian King" w:date="2020-07-03T15:26:00Z">
        <w:r w:rsidR="001E6D87">
          <w:rPr>
            <w:rFonts w:asciiTheme="majorHAnsi" w:hAnsiTheme="majorHAnsi" w:cstheme="majorHAnsi"/>
            <w:sz w:val="21"/>
            <w:szCs w:val="21"/>
            <w:lang w:val="mi-NZ"/>
          </w:rPr>
          <w:t>e cumulative growing area planted with mutant crops in these 19 countries</w:t>
        </w:r>
      </w:ins>
      <w:ins w:id="47" w:author="Julian King" w:date="2020-07-03T15:23:00Z">
        <w:r w:rsidRPr="008F5201">
          <w:rPr>
            <w:rFonts w:asciiTheme="majorHAnsi" w:hAnsiTheme="majorHAnsi" w:cstheme="majorHAnsi"/>
            <w:sz w:val="21"/>
            <w:szCs w:val="21"/>
            <w:lang w:val="mi-NZ"/>
            <w:rPrChange w:id="48" w:author="Julian King" w:date="2020-07-03T15:24:00Z">
              <w:rPr>
                <w:lang w:val="mi-NZ"/>
              </w:rPr>
            </w:rPrChange>
          </w:rPr>
          <w:t xml:space="preserve"> </w:t>
        </w:r>
      </w:ins>
      <w:ins w:id="49" w:author="Julian King" w:date="2020-07-03T15:26:00Z">
        <w:r w:rsidR="007A6202">
          <w:rPr>
            <w:rFonts w:asciiTheme="majorHAnsi" w:hAnsiTheme="majorHAnsi" w:cstheme="majorHAnsi"/>
            <w:sz w:val="21"/>
            <w:szCs w:val="21"/>
            <w:lang w:val="mi-NZ"/>
          </w:rPr>
          <w:t xml:space="preserve">since 2000 </w:t>
        </w:r>
      </w:ins>
      <w:ins w:id="50" w:author="Julian King" w:date="2020-07-03T15:23:00Z">
        <w:r w:rsidRPr="008F5201">
          <w:rPr>
            <w:rFonts w:asciiTheme="majorHAnsi" w:hAnsiTheme="majorHAnsi" w:cstheme="majorHAnsi"/>
            <w:sz w:val="21"/>
            <w:szCs w:val="21"/>
            <w:lang w:val="mi-NZ"/>
            <w:rPrChange w:id="51" w:author="Julian King" w:date="2020-07-03T15:24:00Z">
              <w:rPr>
                <w:lang w:val="mi-NZ"/>
              </w:rPr>
            </w:rPrChange>
          </w:rPr>
          <w:t>equates to a land area nearly the size of Germany (3</w:t>
        </w:r>
      </w:ins>
      <w:ins w:id="52" w:author="Julian King" w:date="2020-07-03T15:24:00Z">
        <w:r w:rsidRPr="008F5201">
          <w:rPr>
            <w:rFonts w:asciiTheme="majorHAnsi" w:hAnsiTheme="majorHAnsi" w:cstheme="majorHAnsi"/>
            <w:sz w:val="21"/>
            <w:szCs w:val="21"/>
            <w:lang w:val="mi-NZ"/>
            <w:rPrChange w:id="53" w:author="Julian King" w:date="2020-07-03T15:24:00Z">
              <w:rPr>
                <w:lang w:val="mi-NZ"/>
              </w:rPr>
            </w:rPrChange>
          </w:rPr>
          <w:t>5,738,000 ha).</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F392E7A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ABE068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65A6F5E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1F82978"/>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1CAE30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12D009E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90C2A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A86235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E709A4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6189E1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46049B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455E96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FCDE63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35CC0372"/>
    <w:multiLevelType w:val="hybridMultilevel"/>
    <w:tmpl w:val="FF88A1BE"/>
    <w:lvl w:ilvl="0" w:tplc="B734B31E">
      <w:start w:val="10"/>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1"/>
  </w:num>
  <w:num w:numId="3">
    <w:abstractNumId w:val="0"/>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12"/>
  </w:num>
  <w:num w:numId="1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 King">
    <w15:presenceInfo w15:providerId="AD" w15:userId="S::jk@juliankingnz.onmicrosoft.com::9d36ee3e-3848-4102-9e0e-ff8cdbe090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3867"/>
    <w:rsid w:val="000507A2"/>
    <w:rsid w:val="0007192A"/>
    <w:rsid w:val="000E7F6D"/>
    <w:rsid w:val="001529F2"/>
    <w:rsid w:val="001652CA"/>
    <w:rsid w:val="001A1EE2"/>
    <w:rsid w:val="001B0801"/>
    <w:rsid w:val="001E6D87"/>
    <w:rsid w:val="00264BD1"/>
    <w:rsid w:val="00295105"/>
    <w:rsid w:val="00312532"/>
    <w:rsid w:val="00391F9D"/>
    <w:rsid w:val="003A7338"/>
    <w:rsid w:val="003B6737"/>
    <w:rsid w:val="00494956"/>
    <w:rsid w:val="004B5B3A"/>
    <w:rsid w:val="004E29B3"/>
    <w:rsid w:val="00504D4F"/>
    <w:rsid w:val="00560D8C"/>
    <w:rsid w:val="00571ECF"/>
    <w:rsid w:val="00590D07"/>
    <w:rsid w:val="00694018"/>
    <w:rsid w:val="00746992"/>
    <w:rsid w:val="00763F3B"/>
    <w:rsid w:val="00784D58"/>
    <w:rsid w:val="007A6202"/>
    <w:rsid w:val="0083113C"/>
    <w:rsid w:val="0088643B"/>
    <w:rsid w:val="008A1E24"/>
    <w:rsid w:val="008C41F0"/>
    <w:rsid w:val="008D6863"/>
    <w:rsid w:val="008F5201"/>
    <w:rsid w:val="00902631"/>
    <w:rsid w:val="0093212D"/>
    <w:rsid w:val="00936C5E"/>
    <w:rsid w:val="00961F8A"/>
    <w:rsid w:val="009639F9"/>
    <w:rsid w:val="00983DF5"/>
    <w:rsid w:val="009A08C3"/>
    <w:rsid w:val="009A2538"/>
    <w:rsid w:val="00A35976"/>
    <w:rsid w:val="00A94C81"/>
    <w:rsid w:val="00AB27E8"/>
    <w:rsid w:val="00AE0895"/>
    <w:rsid w:val="00AF3F61"/>
    <w:rsid w:val="00B47854"/>
    <w:rsid w:val="00B579FB"/>
    <w:rsid w:val="00B86B75"/>
    <w:rsid w:val="00BC48D5"/>
    <w:rsid w:val="00C02758"/>
    <w:rsid w:val="00C36279"/>
    <w:rsid w:val="00C641D7"/>
    <w:rsid w:val="00C6742A"/>
    <w:rsid w:val="00D33E29"/>
    <w:rsid w:val="00D4129B"/>
    <w:rsid w:val="00D52A9E"/>
    <w:rsid w:val="00D64E4E"/>
    <w:rsid w:val="00E1402B"/>
    <w:rsid w:val="00E27B0A"/>
    <w:rsid w:val="00E315A3"/>
    <w:rsid w:val="00E50AC9"/>
    <w:rsid w:val="00EA1C00"/>
    <w:rsid w:val="00F10867"/>
    <w:rsid w:val="00F53863"/>
    <w:rsid w:val="00FB7507"/>
    <w:rsid w:val="00FC16B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32676"/>
  <w15:docId w15:val="{5F177F87-0879-45E7-8C7C-48CF574EA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75744"/>
    <w:pPr>
      <w:spacing w:before="180" w:after="180"/>
    </w:pPr>
    <w:rPr>
      <w:rFonts w:ascii="Calibri" w:hAnsi="Calibri"/>
    </w:rPr>
  </w:style>
  <w:style w:type="paragraph" w:customStyle="1" w:styleId="FirstParagraph">
    <w:name w:val="First Paragraph"/>
    <w:basedOn w:val="BodyText"/>
    <w:next w:val="BodyText"/>
    <w:qFormat/>
    <w:rsid w:val="004053DC"/>
  </w:style>
  <w:style w:type="paragraph" w:customStyle="1" w:styleId="Compact">
    <w:name w:val="Compact"/>
    <w:basedOn w:val="BodyText"/>
    <w:qFormat/>
    <w:rsid w:val="00775744"/>
    <w:pPr>
      <w:spacing w:before="36" w:after="36"/>
    </w:pPr>
    <w:rPr>
      <w:sz w:val="20"/>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775744"/>
    <w:pPr>
      <w:keepNext/>
    </w:pPr>
    <w:rPr>
      <w:sz w:val="2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775744"/>
    <w:rPr>
      <w:rFonts w:ascii="Calibri" w:hAnsi="Calibri"/>
    </w:rPr>
  </w:style>
  <w:style w:type="paragraph" w:styleId="TOC1">
    <w:name w:val="toc 1"/>
    <w:basedOn w:val="Normal"/>
    <w:next w:val="Normal"/>
    <w:autoRedefine/>
    <w:uiPriority w:val="39"/>
    <w:unhideWhenUsed/>
    <w:rsid w:val="00694018"/>
    <w:pPr>
      <w:spacing w:after="100"/>
    </w:pPr>
  </w:style>
  <w:style w:type="paragraph" w:styleId="TOC3">
    <w:name w:val="toc 3"/>
    <w:basedOn w:val="Normal"/>
    <w:next w:val="Normal"/>
    <w:autoRedefine/>
    <w:uiPriority w:val="39"/>
    <w:unhideWhenUsed/>
    <w:rsid w:val="00694018"/>
    <w:pPr>
      <w:spacing w:after="100"/>
      <w:ind w:left="480"/>
    </w:pPr>
  </w:style>
  <w:style w:type="character" w:styleId="CommentReference">
    <w:name w:val="annotation reference"/>
    <w:basedOn w:val="DefaultParagraphFont"/>
    <w:semiHidden/>
    <w:unhideWhenUsed/>
    <w:rsid w:val="00D64E4E"/>
    <w:rPr>
      <w:sz w:val="16"/>
      <w:szCs w:val="16"/>
    </w:rPr>
  </w:style>
  <w:style w:type="paragraph" w:styleId="CommentText">
    <w:name w:val="annotation text"/>
    <w:basedOn w:val="Normal"/>
    <w:link w:val="CommentTextChar"/>
    <w:semiHidden/>
    <w:unhideWhenUsed/>
    <w:rsid w:val="00D64E4E"/>
    <w:rPr>
      <w:sz w:val="20"/>
      <w:szCs w:val="20"/>
    </w:rPr>
  </w:style>
  <w:style w:type="character" w:customStyle="1" w:styleId="CommentTextChar">
    <w:name w:val="Comment Text Char"/>
    <w:basedOn w:val="DefaultParagraphFont"/>
    <w:link w:val="CommentText"/>
    <w:semiHidden/>
    <w:rsid w:val="00D64E4E"/>
    <w:rPr>
      <w:sz w:val="20"/>
      <w:szCs w:val="20"/>
    </w:rPr>
  </w:style>
  <w:style w:type="paragraph" w:styleId="CommentSubject">
    <w:name w:val="annotation subject"/>
    <w:basedOn w:val="CommentText"/>
    <w:next w:val="CommentText"/>
    <w:link w:val="CommentSubjectChar"/>
    <w:semiHidden/>
    <w:unhideWhenUsed/>
    <w:rsid w:val="00D64E4E"/>
    <w:rPr>
      <w:b/>
      <w:bCs/>
    </w:rPr>
  </w:style>
  <w:style w:type="character" w:customStyle="1" w:styleId="CommentSubjectChar">
    <w:name w:val="Comment Subject Char"/>
    <w:basedOn w:val="CommentTextChar"/>
    <w:link w:val="CommentSubject"/>
    <w:semiHidden/>
    <w:rsid w:val="00D64E4E"/>
    <w:rPr>
      <w:b/>
      <w:bCs/>
      <w:sz w:val="20"/>
      <w:szCs w:val="20"/>
    </w:rPr>
  </w:style>
  <w:style w:type="paragraph" w:styleId="BalloonText">
    <w:name w:val="Balloon Text"/>
    <w:basedOn w:val="Normal"/>
    <w:link w:val="BalloonTextChar"/>
    <w:semiHidden/>
    <w:unhideWhenUsed/>
    <w:rsid w:val="00D64E4E"/>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D64E4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4072</Words>
  <Characters>23217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RCA preliminary analysis</vt:lpstr>
    </vt:vector>
  </TitlesOfParts>
  <Company/>
  <LinksUpToDate>false</LinksUpToDate>
  <CharactersWithSpaces>27235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RCA preliminary analysis of online survey and internal IAEA’s data collection</dc:title>
  <dc:creator>Andrés Arau</dc:creator>
  <cp:keywords/>
  <cp:lastModifiedBy>Andres Arau</cp:lastModifiedBy>
  <cp:revision>2</cp:revision>
  <dcterms:created xsi:type="dcterms:W3CDTF">2020-07-03T07:35:00Z</dcterms:created>
  <dcterms:modified xsi:type="dcterms:W3CDTF">2020-07-03T07:35:00Z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6/15/2020</vt:lpwstr>
  </property>
  <property fmtid="{D5CDD505-2E9C-101B-9397-08002B2CF9AE}" pid="3" name="output">
    <vt:lpwstr/>
  </property>
</Properties>
</file>